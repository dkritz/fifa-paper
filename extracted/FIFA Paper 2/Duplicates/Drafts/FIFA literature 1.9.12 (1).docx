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560" w:rsidRPr="00CD282A" w:rsidRDefault="00CD282A" w:rsidP="00692BFB">
      <w:pPr>
        <w:spacing w:after="0" w:line="360" w:lineRule="auto"/>
        <w:jc w:val="both"/>
        <w:rPr>
          <w:rFonts w:ascii="Times New Roman" w:hAnsi="Times New Roman" w:cs="Times New Roman"/>
          <w:b/>
          <w:sz w:val="24"/>
        </w:rPr>
      </w:pPr>
      <w:r w:rsidRPr="00CD282A">
        <w:rPr>
          <w:rFonts w:ascii="Times New Roman" w:hAnsi="Times New Roman" w:cs="Times New Roman"/>
          <w:b/>
          <w:sz w:val="24"/>
        </w:rPr>
        <w:t>FIFA literature</w:t>
      </w:r>
    </w:p>
    <w:p w:rsidR="00CD282A" w:rsidRDefault="00BC2738" w:rsidP="00692BFB">
      <w:pPr>
        <w:spacing w:after="0" w:line="360" w:lineRule="auto"/>
        <w:jc w:val="both"/>
        <w:rPr>
          <w:rFonts w:ascii="Times New Roman" w:hAnsi="Times New Roman" w:cs="Times New Roman"/>
        </w:rPr>
      </w:pPr>
      <w:r>
        <w:rPr>
          <w:rFonts w:ascii="Times New Roman" w:hAnsi="Times New Roman" w:cs="Times New Roman"/>
        </w:rPr>
        <w:t>1 September 2011</w:t>
      </w:r>
    </w:p>
    <w:p w:rsidR="00BC2738" w:rsidRDefault="00BC2738" w:rsidP="00692BFB">
      <w:pPr>
        <w:spacing w:after="0" w:line="360" w:lineRule="auto"/>
        <w:ind w:firstLine="547"/>
        <w:jc w:val="both"/>
        <w:rPr>
          <w:rFonts w:ascii="Times New Roman" w:hAnsi="Times New Roman" w:cs="Times New Roman"/>
        </w:rPr>
      </w:pPr>
    </w:p>
    <w:p w:rsidR="00512796" w:rsidRDefault="00512796" w:rsidP="00692BFB">
      <w:pPr>
        <w:spacing w:after="0" w:line="360" w:lineRule="auto"/>
        <w:ind w:firstLine="547"/>
        <w:jc w:val="both"/>
        <w:rPr>
          <w:rFonts w:ascii="Times New Roman" w:hAnsi="Times New Roman" w:cs="Times New Roman"/>
        </w:rPr>
      </w:pPr>
      <w:r>
        <w:rPr>
          <w:rFonts w:ascii="Times New Roman" w:hAnsi="Times New Roman" w:cs="Times New Roman"/>
        </w:rPr>
        <w:t>The principal direction for identifying the economic determinants of cross-country football performance considers popular measures such as GDP, population, and GDP per capita.  The literature also tends to look towards soccer-specific measures, such as history/tradition,</w:t>
      </w:r>
      <w:ins w:id="0" w:author="Narek" w:date="2012-01-08T13:34:00Z">
        <w:r w:rsidR="00892059">
          <w:rPr>
            <w:rFonts w:ascii="Times New Roman" w:hAnsi="Times New Roman" w:cs="Times New Roman"/>
          </w:rPr>
          <w:t xml:space="preserve"> policy and infrastructure,</w:t>
        </w:r>
      </w:ins>
      <w:r>
        <w:rPr>
          <w:rFonts w:ascii="Times New Roman" w:hAnsi="Times New Roman" w:cs="Times New Roman"/>
        </w:rPr>
        <w:t xml:space="preserve"> as well as non-economic geographic (or “gravity”) variables such as distance from economic centers, colonial history, linguistic connections, and other attributes drawn from international trade theory.  Some other papers move in the institutional or development mode of identifying the impact of political regimes on soccer performance.</w:t>
      </w:r>
    </w:p>
    <w:p w:rsidR="00BC2738" w:rsidRDefault="00BC2738" w:rsidP="00692BFB">
      <w:pPr>
        <w:spacing w:after="0" w:line="360" w:lineRule="auto"/>
        <w:ind w:firstLine="547"/>
        <w:jc w:val="both"/>
        <w:rPr>
          <w:ins w:id="1" w:author="Narek" w:date="2012-01-08T23:40:00Z"/>
          <w:rFonts w:ascii="Times New Roman" w:hAnsi="Times New Roman" w:cs="Times New Roman"/>
        </w:rPr>
      </w:pPr>
      <w:r>
        <w:rPr>
          <w:rFonts w:ascii="Times New Roman" w:hAnsi="Times New Roman" w:cs="Times New Roman"/>
        </w:rPr>
        <w:t xml:space="preserve">Hoffman, </w:t>
      </w:r>
      <w:proofErr w:type="spellStart"/>
      <w:r>
        <w:rPr>
          <w:rFonts w:ascii="Times New Roman" w:hAnsi="Times New Roman" w:cs="Times New Roman"/>
        </w:rPr>
        <w:t>Ging</w:t>
      </w:r>
      <w:proofErr w:type="spellEnd"/>
      <w:r>
        <w:rPr>
          <w:rFonts w:ascii="Times New Roman" w:hAnsi="Times New Roman" w:cs="Times New Roman"/>
        </w:rPr>
        <w:t xml:space="preserve">, and </w:t>
      </w:r>
      <w:proofErr w:type="spellStart"/>
      <w:r>
        <w:rPr>
          <w:rFonts w:ascii="Times New Roman" w:hAnsi="Times New Roman" w:cs="Times New Roman"/>
        </w:rPr>
        <w:t>Ramasamy</w:t>
      </w:r>
      <w:proofErr w:type="spellEnd"/>
      <w:r>
        <w:rPr>
          <w:rFonts w:ascii="Times New Roman" w:hAnsi="Times New Roman" w:cs="Times New Roman"/>
        </w:rPr>
        <w:t xml:space="preserve"> (2002) wrote a </w:t>
      </w:r>
      <w:commentRangeStart w:id="2"/>
      <w:r>
        <w:rPr>
          <w:rFonts w:ascii="Times New Roman" w:hAnsi="Times New Roman" w:cs="Times New Roman"/>
        </w:rPr>
        <w:t xml:space="preserve">seminal </w:t>
      </w:r>
      <w:commentRangeEnd w:id="2"/>
      <w:r w:rsidR="00A775B6">
        <w:rPr>
          <w:rStyle w:val="CommentReference"/>
        </w:rPr>
        <w:commentReference w:id="2"/>
      </w:r>
      <w:r>
        <w:rPr>
          <w:rFonts w:ascii="Times New Roman" w:hAnsi="Times New Roman" w:cs="Times New Roman"/>
        </w:rPr>
        <w:t>paper analyzing the socioeconomic determinants of international soccer performance.  Controlling for GDP, they found that teams from Europe and Latin America perform better at the World Cup than teams from other regions.  Their approach has been extended in numerous other studies.</w:t>
      </w:r>
    </w:p>
    <w:p w:rsidR="00C92C48" w:rsidRPr="00580393" w:rsidRDefault="00C92C48" w:rsidP="00692BFB">
      <w:pPr>
        <w:spacing w:after="0" w:line="360" w:lineRule="auto"/>
        <w:ind w:firstLine="547"/>
        <w:jc w:val="both"/>
        <w:rPr>
          <w:rFonts w:ascii="Times New Roman" w:hAnsi="Times New Roman" w:cs="Times New Roman"/>
        </w:rPr>
      </w:pPr>
      <w:ins w:id="3" w:author="Narek" w:date="2012-01-08T23:40:00Z">
        <w:r>
          <w:rPr>
            <w:rFonts w:ascii="Times New Roman" w:hAnsi="Times New Roman" w:cs="Times New Roman"/>
          </w:rPr>
          <w:t xml:space="preserve">Houston and Wilson (2002) </w:t>
        </w:r>
      </w:ins>
      <w:ins w:id="4" w:author="Narek" w:date="2012-01-08T23:49:00Z">
        <w:r w:rsidR="00580393">
          <w:rPr>
            <w:rFonts w:ascii="Times New Roman" w:hAnsi="Times New Roman" w:cs="Times New Roman"/>
          </w:rPr>
          <w:t>empirically evaluate</w:t>
        </w:r>
      </w:ins>
      <w:ins w:id="5" w:author="Narek" w:date="2012-01-08T23:44:00Z">
        <w:r w:rsidR="00580393">
          <w:rPr>
            <w:rFonts w:ascii="Times New Roman" w:hAnsi="Times New Roman" w:cs="Times New Roman"/>
          </w:rPr>
          <w:t xml:space="preserve"> the second-order effect of income on leisure proficiency</w:t>
        </w:r>
      </w:ins>
      <w:ins w:id="6" w:author="Narek" w:date="2012-01-08T23:54:00Z">
        <w:r w:rsidR="005A1EC4">
          <w:rPr>
            <w:rFonts w:ascii="Times New Roman" w:hAnsi="Times New Roman" w:cs="Times New Roman"/>
          </w:rPr>
          <w:t xml:space="preserve">, as </w:t>
        </w:r>
      </w:ins>
      <w:ins w:id="7" w:author="Narek" w:date="2012-01-08T23:45:00Z">
        <w:r w:rsidR="00580393">
          <w:rPr>
            <w:rFonts w:ascii="Times New Roman" w:hAnsi="Times New Roman" w:cs="Times New Roman"/>
          </w:rPr>
          <w:t>measure</w:t>
        </w:r>
      </w:ins>
      <w:ins w:id="8" w:author="Narek" w:date="2012-01-08T23:50:00Z">
        <w:r w:rsidR="00580393">
          <w:rPr>
            <w:rFonts w:ascii="Times New Roman" w:hAnsi="Times New Roman" w:cs="Times New Roman"/>
          </w:rPr>
          <w:t>d</w:t>
        </w:r>
      </w:ins>
      <w:ins w:id="9" w:author="Narek" w:date="2012-01-08T23:45:00Z">
        <w:r w:rsidR="00580393">
          <w:rPr>
            <w:rFonts w:ascii="Times New Roman" w:hAnsi="Times New Roman" w:cs="Times New Roman"/>
          </w:rPr>
          <w:t xml:space="preserve"> </w:t>
        </w:r>
      </w:ins>
      <w:ins w:id="10" w:author="Narek" w:date="2012-01-08T23:50:00Z">
        <w:r w:rsidR="00580393">
          <w:rPr>
            <w:rFonts w:ascii="Times New Roman" w:hAnsi="Times New Roman" w:cs="Times New Roman"/>
          </w:rPr>
          <w:t>by</w:t>
        </w:r>
      </w:ins>
      <w:ins w:id="11" w:author="Narek" w:date="2012-01-08T23:45:00Z">
        <w:r w:rsidR="00580393">
          <w:rPr>
            <w:rFonts w:ascii="Times New Roman" w:hAnsi="Times New Roman" w:cs="Times New Roman"/>
          </w:rPr>
          <w:t xml:space="preserve"> international soccer success</w:t>
        </w:r>
      </w:ins>
      <w:ins w:id="12" w:author="Narek" w:date="2012-01-08T23:54:00Z">
        <w:r w:rsidR="005A1EC4">
          <w:rPr>
            <w:rFonts w:ascii="Times New Roman" w:hAnsi="Times New Roman" w:cs="Times New Roman"/>
          </w:rPr>
          <w:t>.</w:t>
        </w:r>
      </w:ins>
      <w:ins w:id="13" w:author="Narek" w:date="2012-01-08T23:46:00Z">
        <w:r w:rsidR="00580393">
          <w:rPr>
            <w:rFonts w:ascii="Times New Roman" w:hAnsi="Times New Roman" w:cs="Times New Roman"/>
          </w:rPr>
          <w:t xml:space="preserve"> </w:t>
        </w:r>
      </w:ins>
      <w:ins w:id="14" w:author="Narek" w:date="2012-01-08T23:48:00Z">
        <w:r w:rsidR="00580393">
          <w:rPr>
            <w:rFonts w:ascii="Times New Roman" w:hAnsi="Times New Roman" w:cs="Times New Roman"/>
          </w:rPr>
          <w:t xml:space="preserve">They </w:t>
        </w:r>
      </w:ins>
      <w:ins w:id="15" w:author="Narek" w:date="2012-01-08T23:49:00Z">
        <w:r w:rsidR="00580393">
          <w:rPr>
            <w:rFonts w:ascii="Times New Roman" w:hAnsi="Times New Roman" w:cs="Times New Roman"/>
          </w:rPr>
          <w:t xml:space="preserve">regress FIFA points </w:t>
        </w:r>
      </w:ins>
      <w:ins w:id="16" w:author="Narek" w:date="2012-01-08T23:50:00Z">
        <w:r w:rsidR="00580393">
          <w:rPr>
            <w:rFonts w:ascii="Times New Roman" w:hAnsi="Times New Roman" w:cs="Times New Roman"/>
          </w:rPr>
          <w:t>on Income</w:t>
        </w:r>
      </w:ins>
      <w:ins w:id="17" w:author="Narek" w:date="2012-01-08T23:51:00Z">
        <w:r w:rsidR="00580393">
          <w:rPr>
            <w:rFonts w:ascii="Times New Roman" w:hAnsi="Times New Roman" w:cs="Times New Roman"/>
          </w:rPr>
          <w:t xml:space="preserve"> and</w:t>
        </w:r>
      </w:ins>
      <w:ins w:id="18" w:author="Narek" w:date="2012-01-08T23:50:00Z">
        <w:r w:rsidR="00580393">
          <w:rPr>
            <w:rFonts w:ascii="Times New Roman" w:hAnsi="Times New Roman" w:cs="Times New Roman"/>
          </w:rPr>
          <w:t xml:space="preserve"> Income</w:t>
        </w:r>
        <w:r w:rsidR="00580393" w:rsidRPr="00580393">
          <w:rPr>
            <w:rFonts w:ascii="Times New Roman" w:hAnsi="Times New Roman" w:cs="Times New Roman"/>
            <w:vertAlign w:val="superscript"/>
            <w:rPrChange w:id="19" w:author="Narek" w:date="2012-01-08T23:50:00Z">
              <w:rPr>
                <w:rFonts w:ascii="Times New Roman" w:hAnsi="Times New Roman" w:cs="Times New Roman"/>
              </w:rPr>
            </w:rPrChange>
          </w:rPr>
          <w:t>2</w:t>
        </w:r>
      </w:ins>
      <w:ins w:id="20" w:author="Narek" w:date="2012-01-08T23:51:00Z">
        <w:r w:rsidR="00580393">
          <w:rPr>
            <w:rFonts w:ascii="Times New Roman" w:hAnsi="Times New Roman" w:cs="Times New Roman"/>
            <w:vertAlign w:val="superscript"/>
          </w:rPr>
          <w:t xml:space="preserve"> </w:t>
        </w:r>
      </w:ins>
      <w:ins w:id="21" w:author="Narek" w:date="2012-01-08T23:50:00Z">
        <w:r w:rsidR="00580393" w:rsidRPr="00580393">
          <w:rPr>
            <w:rFonts w:ascii="Times New Roman" w:hAnsi="Times New Roman" w:cs="Times New Roman"/>
            <w:rPrChange w:id="22" w:author="Narek" w:date="2012-01-08T23:51:00Z">
              <w:rPr>
                <w:rFonts w:ascii="Times New Roman" w:hAnsi="Times New Roman" w:cs="Times New Roman"/>
                <w:vertAlign w:val="subscript"/>
              </w:rPr>
            </w:rPrChange>
          </w:rPr>
          <w:t>(</w:t>
        </w:r>
      </w:ins>
      <w:ins w:id="23" w:author="Narek" w:date="2012-01-08T23:53:00Z">
        <w:r w:rsidR="005A1EC4">
          <w:rPr>
            <w:rFonts w:ascii="Times New Roman" w:hAnsi="Times New Roman" w:cs="Times New Roman"/>
          </w:rPr>
          <w:t>per capita GDP</w:t>
        </w:r>
      </w:ins>
      <w:ins w:id="24" w:author="Narek" w:date="2012-01-08T23:50:00Z">
        <w:r w:rsidR="00580393" w:rsidRPr="00580393">
          <w:rPr>
            <w:rFonts w:ascii="Times New Roman" w:hAnsi="Times New Roman" w:cs="Times New Roman"/>
            <w:rPrChange w:id="25" w:author="Narek" w:date="2012-01-08T23:51:00Z">
              <w:rPr>
                <w:rFonts w:ascii="Times New Roman" w:hAnsi="Times New Roman" w:cs="Times New Roman"/>
                <w:vertAlign w:val="subscript"/>
              </w:rPr>
            </w:rPrChange>
          </w:rPr>
          <w:t>)</w:t>
        </w:r>
      </w:ins>
      <w:ins w:id="26" w:author="Narek" w:date="2012-01-08T23:51:00Z">
        <w:r w:rsidR="00580393">
          <w:rPr>
            <w:rFonts w:ascii="Times New Roman" w:hAnsi="Times New Roman" w:cs="Times New Roman"/>
          </w:rPr>
          <w:t xml:space="preserve">, controlling for </w:t>
        </w:r>
        <w:r w:rsidR="005A1EC4">
          <w:rPr>
            <w:rFonts w:ascii="Times New Roman" w:hAnsi="Times New Roman" w:cs="Times New Roman"/>
          </w:rPr>
          <w:t xml:space="preserve">(log of) population, years enrolled in FIFA, </w:t>
        </w:r>
      </w:ins>
      <w:ins w:id="27" w:author="Narek" w:date="2012-01-08T23:52:00Z">
        <w:r w:rsidR="005A1EC4">
          <w:rPr>
            <w:rFonts w:ascii="Times New Roman" w:hAnsi="Times New Roman" w:cs="Times New Roman"/>
          </w:rPr>
          <w:t xml:space="preserve">World Cup appearances and Youth World Cup </w:t>
        </w:r>
      </w:ins>
      <w:ins w:id="28" w:author="Narek" w:date="2012-01-08T23:53:00Z">
        <w:r w:rsidR="005A1EC4">
          <w:rPr>
            <w:rFonts w:ascii="Times New Roman" w:hAnsi="Times New Roman" w:cs="Times New Roman"/>
          </w:rPr>
          <w:t>appearances</w:t>
        </w:r>
      </w:ins>
      <w:ins w:id="29" w:author="Narek" w:date="2012-01-08T23:54:00Z">
        <w:r w:rsidR="005A1EC4">
          <w:rPr>
            <w:rFonts w:ascii="Times New Roman" w:hAnsi="Times New Roman" w:cs="Times New Roman"/>
          </w:rPr>
          <w:t xml:space="preserve">. The </w:t>
        </w:r>
      </w:ins>
      <w:ins w:id="30" w:author="Narek" w:date="2012-01-08T23:55:00Z">
        <w:r w:rsidR="005A1EC4">
          <w:rPr>
            <w:rFonts w:ascii="Times New Roman" w:hAnsi="Times New Roman" w:cs="Times New Roman"/>
          </w:rPr>
          <w:t xml:space="preserve">signs of </w:t>
        </w:r>
      </w:ins>
      <w:ins w:id="31" w:author="Narek" w:date="2012-01-09T00:16:00Z">
        <w:r w:rsidR="00A775B6">
          <w:rPr>
            <w:rFonts w:ascii="Times New Roman" w:hAnsi="Times New Roman" w:cs="Times New Roman"/>
          </w:rPr>
          <w:t xml:space="preserve">estimated </w:t>
        </w:r>
      </w:ins>
      <w:ins w:id="32" w:author="Narek" w:date="2012-01-08T23:55:00Z">
        <w:r w:rsidR="005A1EC4">
          <w:rPr>
            <w:rFonts w:ascii="Times New Roman" w:hAnsi="Times New Roman" w:cs="Times New Roman"/>
          </w:rPr>
          <w:t xml:space="preserve">coefficients suggest </w:t>
        </w:r>
        <w:r w:rsidR="005A1EC4">
          <w:rPr>
            <w:rFonts w:ascii="Times New Roman" w:hAnsi="Times New Roman" w:cs="Times New Roman"/>
          </w:rPr>
          <w:t>that aggregate leisure proficiency increases</w:t>
        </w:r>
      </w:ins>
      <w:ins w:id="33" w:author="Narek" w:date="2012-01-09T00:16:00Z">
        <w:r w:rsidR="00A775B6">
          <w:rPr>
            <w:rFonts w:ascii="Times New Roman" w:hAnsi="Times New Roman" w:cs="Times New Roman"/>
          </w:rPr>
          <w:t xml:space="preserve"> with income</w:t>
        </w:r>
      </w:ins>
      <w:ins w:id="34" w:author="Narek" w:date="2012-01-08T23:55:00Z">
        <w:r w:rsidR="005A1EC4">
          <w:rPr>
            <w:rFonts w:ascii="Times New Roman" w:hAnsi="Times New Roman" w:cs="Times New Roman"/>
          </w:rPr>
          <w:t xml:space="preserve"> at a decreasing rate.</w:t>
        </w:r>
      </w:ins>
      <w:ins w:id="35" w:author="Narek" w:date="2012-01-08T23:53:00Z">
        <w:r w:rsidR="005A1EC4">
          <w:rPr>
            <w:rFonts w:ascii="Times New Roman" w:hAnsi="Times New Roman" w:cs="Times New Roman"/>
          </w:rPr>
          <w:t xml:space="preserve"> </w:t>
        </w:r>
      </w:ins>
      <w:ins w:id="36" w:author="Narek" w:date="2012-01-08T23:52:00Z">
        <w:r w:rsidR="005A1EC4">
          <w:rPr>
            <w:rFonts w:ascii="Times New Roman" w:hAnsi="Times New Roman" w:cs="Times New Roman"/>
          </w:rPr>
          <w:t xml:space="preserve">  </w:t>
        </w:r>
      </w:ins>
      <w:ins w:id="37" w:author="Narek" w:date="2012-01-08T23:50:00Z">
        <w:r w:rsidR="00580393">
          <w:rPr>
            <w:rFonts w:ascii="Times New Roman" w:hAnsi="Times New Roman" w:cs="Times New Roman"/>
          </w:rPr>
          <w:t xml:space="preserve"> </w:t>
        </w:r>
      </w:ins>
    </w:p>
    <w:p w:rsidR="008459F2" w:rsidRDefault="00CD282A" w:rsidP="00692BFB">
      <w:pPr>
        <w:spacing w:after="0" w:line="360" w:lineRule="auto"/>
        <w:ind w:firstLine="547"/>
        <w:jc w:val="both"/>
        <w:rPr>
          <w:rFonts w:ascii="Times New Roman" w:hAnsi="Times New Roman" w:cs="Times New Roman"/>
        </w:rPr>
      </w:pPr>
      <w:r>
        <w:rPr>
          <w:rFonts w:ascii="Times New Roman" w:hAnsi="Times New Roman" w:cs="Times New Roman"/>
        </w:rPr>
        <w:t>Macmillan and Smith</w:t>
      </w:r>
      <w:r w:rsidR="00BC2738">
        <w:rPr>
          <w:rFonts w:ascii="Times New Roman" w:hAnsi="Times New Roman" w:cs="Times New Roman"/>
        </w:rPr>
        <w:t xml:space="preserve"> (</w:t>
      </w:r>
      <w:del w:id="38" w:author="Narek" w:date="2012-01-06T13:32:00Z">
        <w:r w:rsidR="00BC2738" w:rsidDel="00311908">
          <w:rPr>
            <w:rFonts w:ascii="Times New Roman" w:hAnsi="Times New Roman" w:cs="Times New Roman"/>
          </w:rPr>
          <w:delText>year</w:delText>
        </w:r>
      </w:del>
      <w:ins w:id="39" w:author="Narek" w:date="2012-01-06T13:32:00Z">
        <w:r w:rsidR="00311908">
          <w:rPr>
            <w:rFonts w:ascii="Times New Roman" w:hAnsi="Times New Roman" w:cs="Times New Roman"/>
          </w:rPr>
          <w:t>2007</w:t>
        </w:r>
      </w:ins>
      <w:r w:rsidR="00BC2738">
        <w:rPr>
          <w:rFonts w:ascii="Times New Roman" w:hAnsi="Times New Roman" w:cs="Times New Roman"/>
        </w:rPr>
        <w:t>) take into account size of population and playing experience in explaining i</w:t>
      </w:r>
      <w:r>
        <w:rPr>
          <w:rFonts w:ascii="Times New Roman" w:hAnsi="Times New Roman" w:cs="Times New Roman"/>
        </w:rPr>
        <w:t xml:space="preserve">nternational </w:t>
      </w:r>
      <w:r w:rsidR="00BC2738">
        <w:rPr>
          <w:rFonts w:ascii="Times New Roman" w:hAnsi="Times New Roman" w:cs="Times New Roman"/>
        </w:rPr>
        <w:t>s</w:t>
      </w:r>
      <w:r>
        <w:rPr>
          <w:rFonts w:ascii="Times New Roman" w:hAnsi="Times New Roman" w:cs="Times New Roman"/>
        </w:rPr>
        <w:t xml:space="preserve">occer </w:t>
      </w:r>
      <w:r w:rsidR="00BC2738">
        <w:rPr>
          <w:rFonts w:ascii="Times New Roman" w:hAnsi="Times New Roman" w:cs="Times New Roman"/>
        </w:rPr>
        <w:t>r</w:t>
      </w:r>
      <w:r>
        <w:rPr>
          <w:rFonts w:ascii="Times New Roman" w:hAnsi="Times New Roman" w:cs="Times New Roman"/>
        </w:rPr>
        <w:t>ankings</w:t>
      </w:r>
      <w:r w:rsidR="00BC2738">
        <w:rPr>
          <w:rFonts w:ascii="Times New Roman" w:hAnsi="Times New Roman" w:cs="Times New Roman"/>
        </w:rPr>
        <w:t xml:space="preserve">.  (Experience is </w:t>
      </w:r>
      <w:r w:rsidR="00BC2738" w:rsidRPr="00BC2738">
        <w:rPr>
          <w:rFonts w:ascii="Times New Roman" w:hAnsi="Times New Roman" w:cs="Times New Roman"/>
        </w:rPr>
        <w:t>defined through a HISTORY variable, which compensates for HOST</w:t>
      </w:r>
      <w:r w:rsidR="00BC2738">
        <w:rPr>
          <w:rFonts w:ascii="Times New Roman" w:hAnsi="Times New Roman" w:cs="Times New Roman"/>
        </w:rPr>
        <w:t xml:space="preserve"> as used by HGR.  </w:t>
      </w:r>
      <w:r w:rsidR="00BC2738" w:rsidRPr="00BC2738">
        <w:rPr>
          <w:rFonts w:ascii="Times New Roman" w:hAnsi="Times New Roman" w:cs="Times New Roman"/>
        </w:rPr>
        <w:t>They also use dummy REPUBLICS for FSU countries.</w:t>
      </w:r>
      <w:r w:rsidR="00BC2738">
        <w:rPr>
          <w:rFonts w:ascii="Times New Roman" w:hAnsi="Times New Roman" w:cs="Times New Roman"/>
        </w:rPr>
        <w:t>) They c</w:t>
      </w:r>
      <w:r>
        <w:rPr>
          <w:rFonts w:ascii="Times New Roman" w:hAnsi="Times New Roman" w:cs="Times New Roman"/>
        </w:rPr>
        <w:t xml:space="preserve">riticize </w:t>
      </w:r>
      <w:r w:rsidR="001D64BF">
        <w:rPr>
          <w:rFonts w:ascii="Times New Roman" w:hAnsi="Times New Roman" w:cs="Times New Roman"/>
        </w:rPr>
        <w:t>HG</w:t>
      </w:r>
      <w:r>
        <w:rPr>
          <w:rFonts w:ascii="Times New Roman" w:hAnsi="Times New Roman" w:cs="Times New Roman"/>
        </w:rPr>
        <w:t>R for non-random sampling, leading to sample selection bias and non-normal errors</w:t>
      </w:r>
      <w:r w:rsidR="00BC2738">
        <w:rPr>
          <w:rFonts w:ascii="Times New Roman" w:hAnsi="Times New Roman" w:cs="Times New Roman"/>
        </w:rPr>
        <w:t>, and fo</w:t>
      </w:r>
      <w:r>
        <w:rPr>
          <w:rFonts w:ascii="Times New Roman" w:hAnsi="Times New Roman" w:cs="Times New Roman"/>
        </w:rPr>
        <w:t>r using same determinants for Olympic success</w:t>
      </w:r>
      <w:r w:rsidR="00BC2738">
        <w:rPr>
          <w:rFonts w:ascii="Times New Roman" w:hAnsi="Times New Roman" w:cs="Times New Roman"/>
        </w:rPr>
        <w:t xml:space="preserve"> as determinants of soccer success.  They c</w:t>
      </w:r>
      <w:r>
        <w:rPr>
          <w:rFonts w:ascii="Times New Roman" w:hAnsi="Times New Roman" w:cs="Times New Roman"/>
        </w:rPr>
        <w:t>ite</w:t>
      </w:r>
      <w:r w:rsidR="00BC2738">
        <w:rPr>
          <w:rFonts w:ascii="Times New Roman" w:hAnsi="Times New Roman" w:cs="Times New Roman"/>
        </w:rPr>
        <w:t xml:space="preserve"> the alternative</w:t>
      </w:r>
      <w:r>
        <w:rPr>
          <w:rFonts w:ascii="Times New Roman" w:hAnsi="Times New Roman" w:cs="Times New Roman"/>
        </w:rPr>
        <w:t xml:space="preserve"> </w:t>
      </w:r>
      <w:r w:rsidR="00BC2738">
        <w:rPr>
          <w:rFonts w:ascii="Times New Roman" w:hAnsi="Times New Roman" w:cs="Times New Roman"/>
        </w:rPr>
        <w:t>“</w:t>
      </w:r>
      <w:r>
        <w:rPr>
          <w:rFonts w:ascii="Times New Roman" w:hAnsi="Times New Roman" w:cs="Times New Roman"/>
        </w:rPr>
        <w:t>elephant ranking</w:t>
      </w:r>
      <w:r w:rsidR="00BC2738">
        <w:rPr>
          <w:rFonts w:ascii="Times New Roman" w:hAnsi="Times New Roman" w:cs="Times New Roman"/>
        </w:rPr>
        <w:t>”</w:t>
      </w:r>
      <w:r>
        <w:rPr>
          <w:rFonts w:ascii="Times New Roman" w:hAnsi="Times New Roman" w:cs="Times New Roman"/>
        </w:rPr>
        <w:t xml:space="preserve"> as </w:t>
      </w:r>
      <w:r w:rsidR="00BC2738">
        <w:rPr>
          <w:rFonts w:ascii="Times New Roman" w:hAnsi="Times New Roman" w:cs="Times New Roman"/>
        </w:rPr>
        <w:t xml:space="preserve">a comparable measure. </w:t>
      </w:r>
      <w:del w:id="40" w:author="Narek" w:date="2012-01-08T23:56:00Z">
        <w:r w:rsidR="00BC2738" w:rsidDel="005A1EC4">
          <w:rPr>
            <w:rFonts w:ascii="Times New Roman" w:hAnsi="Times New Roman" w:cs="Times New Roman"/>
          </w:rPr>
          <w:delText xml:space="preserve"> </w:delText>
        </w:r>
      </w:del>
      <w:r w:rsidR="00BC2738">
        <w:rPr>
          <w:rFonts w:ascii="Times New Roman" w:hAnsi="Times New Roman" w:cs="Times New Roman"/>
        </w:rPr>
        <w:t>In using a quadratic for population, they</w:t>
      </w:r>
      <w:r w:rsidR="008459F2">
        <w:rPr>
          <w:rFonts w:ascii="Times New Roman" w:hAnsi="Times New Roman" w:cs="Times New Roman"/>
        </w:rPr>
        <w:t xml:space="preserve"> find diminishing marginal returns</w:t>
      </w:r>
      <w:r w:rsidR="00BC2738">
        <w:rPr>
          <w:rFonts w:ascii="Times New Roman" w:hAnsi="Times New Roman" w:cs="Times New Roman"/>
        </w:rPr>
        <w:t xml:space="preserve"> to the impact of a country’s population on its success on the soccer field.</w:t>
      </w:r>
    </w:p>
    <w:p w:rsidR="00966185" w:rsidRDefault="00DF4D08" w:rsidP="00692BFB">
      <w:pPr>
        <w:spacing w:after="0" w:line="360" w:lineRule="auto"/>
        <w:ind w:firstLine="547"/>
        <w:jc w:val="both"/>
        <w:rPr>
          <w:rFonts w:ascii="Times New Roman" w:hAnsi="Times New Roman" w:cs="Times New Roman"/>
        </w:rPr>
      </w:pPr>
      <w:r w:rsidRPr="007D7DB7">
        <w:rPr>
          <w:rFonts w:ascii="Times New Roman" w:hAnsi="Times New Roman" w:cs="Times New Roman"/>
        </w:rPr>
        <w:t>Leeds and Leeds (2009)</w:t>
      </w:r>
      <w:r w:rsidR="007D7DB7" w:rsidRPr="007D7DB7">
        <w:rPr>
          <w:rFonts w:ascii="Times New Roman" w:hAnsi="Times New Roman" w:cs="Times New Roman"/>
        </w:rPr>
        <w:t xml:space="preserve"> analyze predictions from </w:t>
      </w:r>
      <w:proofErr w:type="spellStart"/>
      <w:r w:rsidR="007D7DB7" w:rsidRPr="007D7DB7">
        <w:rPr>
          <w:rFonts w:ascii="Times New Roman" w:hAnsi="Times New Roman" w:cs="Times New Roman"/>
        </w:rPr>
        <w:t>Foer’s</w:t>
      </w:r>
      <w:proofErr w:type="spellEnd"/>
      <w:r w:rsidR="007D7DB7" w:rsidRPr="007D7DB7">
        <w:rPr>
          <w:rFonts w:ascii="Times New Roman" w:hAnsi="Times New Roman" w:cs="Times New Roman"/>
        </w:rPr>
        <w:t xml:space="preserve"> (2004) book </w:t>
      </w:r>
      <w:r w:rsidR="007D7DB7" w:rsidRPr="007D7DB7">
        <w:rPr>
          <w:rFonts w:ascii="Times New Roman" w:hAnsi="Times New Roman" w:cs="Times New Roman"/>
          <w:i/>
        </w:rPr>
        <w:t>How Soccer Explains the World</w:t>
      </w:r>
      <w:r w:rsidR="007D7DB7">
        <w:rPr>
          <w:rFonts w:ascii="Times New Roman" w:hAnsi="Times New Roman" w:cs="Times New Roman"/>
        </w:rPr>
        <w:t xml:space="preserve">, using three determinants as outlined in </w:t>
      </w:r>
      <w:r w:rsidR="0018782F">
        <w:rPr>
          <w:rFonts w:ascii="Times New Roman" w:hAnsi="Times New Roman" w:cs="Times New Roman"/>
        </w:rPr>
        <w:t>his New Republic article</w:t>
      </w:r>
      <w:r w:rsidR="0018782F">
        <w:rPr>
          <w:rStyle w:val="FootnoteReference"/>
          <w:rFonts w:ascii="Times New Roman" w:hAnsi="Times New Roman" w:cs="Times New Roman"/>
        </w:rPr>
        <w:footnoteReference w:id="1"/>
      </w:r>
      <w:r w:rsidR="007D7DB7">
        <w:rPr>
          <w:rFonts w:ascii="Times New Roman" w:hAnsi="Times New Roman" w:cs="Times New Roman"/>
        </w:rPr>
        <w:t>: p</w:t>
      </w:r>
      <w:r w:rsidRPr="007D7DB7">
        <w:rPr>
          <w:rFonts w:ascii="Times New Roman" w:hAnsi="Times New Roman" w:cs="Times New Roman"/>
        </w:rPr>
        <w:t>olitical regime, col</w:t>
      </w:r>
      <w:r w:rsidR="0018782F">
        <w:rPr>
          <w:rFonts w:ascii="Times New Roman" w:hAnsi="Times New Roman" w:cs="Times New Roman"/>
        </w:rPr>
        <w:t xml:space="preserve">onial heritage, and institutions.  </w:t>
      </w:r>
      <w:r w:rsidR="007D7DB7">
        <w:rPr>
          <w:rFonts w:ascii="Times New Roman" w:hAnsi="Times New Roman" w:cs="Times New Roman"/>
        </w:rPr>
        <w:t>Using 2006 cross-country data, not a panel, they incorporate the following v</w:t>
      </w:r>
      <w:r w:rsidR="000E497B">
        <w:rPr>
          <w:rFonts w:ascii="Times New Roman" w:hAnsi="Times New Roman" w:cs="Times New Roman"/>
        </w:rPr>
        <w:t xml:space="preserve">ariables: </w:t>
      </w:r>
      <w:r w:rsidR="007D7DB7">
        <w:rPr>
          <w:rFonts w:ascii="Times New Roman" w:hAnsi="Times New Roman" w:cs="Times New Roman"/>
        </w:rPr>
        <w:t>C</w:t>
      </w:r>
      <w:r w:rsidR="000E497B">
        <w:rPr>
          <w:rFonts w:ascii="Times New Roman" w:hAnsi="Times New Roman" w:cs="Times New Roman"/>
        </w:rPr>
        <w:t xml:space="preserve">ommunist dummy, Freedom House (PR &amp; CL), OECD dummy, Colonial dummies, Colonizer dummies, Oil quantitative variable, institutional proxies (Host dummy, Year dummy), confederations </w:t>
      </w:r>
      <w:r w:rsidR="000E497B">
        <w:rPr>
          <w:rFonts w:ascii="Times New Roman" w:hAnsi="Times New Roman" w:cs="Times New Roman"/>
        </w:rPr>
        <w:lastRenderedPageBreak/>
        <w:t>championships</w:t>
      </w:r>
      <w:r w:rsidR="007D7DB7">
        <w:rPr>
          <w:rFonts w:ascii="Times New Roman" w:hAnsi="Times New Roman" w:cs="Times New Roman"/>
        </w:rPr>
        <w:t>.  They f</w:t>
      </w:r>
      <w:r w:rsidR="00966185">
        <w:rPr>
          <w:rFonts w:ascii="Times New Roman" w:hAnsi="Times New Roman" w:cs="Times New Roman"/>
        </w:rPr>
        <w:t xml:space="preserve">ind that oil countries </w:t>
      </w:r>
      <w:proofErr w:type="spellStart"/>
      <w:r w:rsidR="00966185">
        <w:rPr>
          <w:rFonts w:ascii="Times New Roman" w:hAnsi="Times New Roman" w:cs="Times New Roman"/>
        </w:rPr>
        <w:t>overperform</w:t>
      </w:r>
      <w:proofErr w:type="spellEnd"/>
      <w:r w:rsidR="00966185">
        <w:rPr>
          <w:rFonts w:ascii="Times New Roman" w:hAnsi="Times New Roman" w:cs="Times New Roman"/>
        </w:rPr>
        <w:t>, and that a strong domestic league helps (</w:t>
      </w:r>
      <w:r w:rsidR="007D7DB7">
        <w:rPr>
          <w:rFonts w:ascii="Times New Roman" w:hAnsi="Times New Roman" w:cs="Times New Roman"/>
        </w:rPr>
        <w:t xml:space="preserve">I </w:t>
      </w:r>
      <w:r w:rsidR="00966185">
        <w:rPr>
          <w:rFonts w:ascii="Times New Roman" w:hAnsi="Times New Roman" w:cs="Times New Roman"/>
        </w:rPr>
        <w:t>couldn’t quite pull out direct role of MLS)</w:t>
      </w:r>
      <w:r w:rsidR="007D7DB7">
        <w:rPr>
          <w:rFonts w:ascii="Times New Roman" w:hAnsi="Times New Roman" w:cs="Times New Roman"/>
        </w:rPr>
        <w:t xml:space="preserve">.  </w:t>
      </w:r>
      <w:proofErr w:type="gramStart"/>
      <w:r w:rsidR="007D7DB7">
        <w:rPr>
          <w:rFonts w:ascii="Times New Roman" w:hAnsi="Times New Roman" w:cs="Times New Roman"/>
        </w:rPr>
        <w:t>Since they use points on the</w:t>
      </w:r>
      <w:r w:rsidR="000E497B">
        <w:rPr>
          <w:rFonts w:ascii="Times New Roman" w:hAnsi="Times New Roman" w:cs="Times New Roman"/>
        </w:rPr>
        <w:t xml:space="preserve"> LHS, therefore </w:t>
      </w:r>
      <w:proofErr w:type="spellStart"/>
      <w:r w:rsidR="000E497B">
        <w:rPr>
          <w:rFonts w:ascii="Times New Roman" w:hAnsi="Times New Roman" w:cs="Times New Roman"/>
        </w:rPr>
        <w:t>poisson</w:t>
      </w:r>
      <w:proofErr w:type="spellEnd"/>
      <w:r w:rsidR="000E497B">
        <w:rPr>
          <w:rFonts w:ascii="Times New Roman" w:hAnsi="Times New Roman" w:cs="Times New Roman"/>
        </w:rPr>
        <w:t xml:space="preserve"> estimation</w:t>
      </w:r>
      <w:r w:rsidR="007D7DB7">
        <w:rPr>
          <w:rFonts w:ascii="Times New Roman" w:hAnsi="Times New Roman" w:cs="Times New Roman"/>
        </w:rPr>
        <w:t>, with a u</w:t>
      </w:r>
      <w:r w:rsidR="00966185">
        <w:rPr>
          <w:rFonts w:ascii="Times New Roman" w:hAnsi="Times New Roman" w:cs="Times New Roman"/>
        </w:rPr>
        <w:t>seful breakdown for UK regional GDP</w:t>
      </w:r>
      <w:r w:rsidR="007D7DB7">
        <w:rPr>
          <w:rFonts w:ascii="Times New Roman" w:hAnsi="Times New Roman" w:cs="Times New Roman"/>
        </w:rPr>
        <w:t>.</w:t>
      </w:r>
      <w:bookmarkStart w:id="41" w:name="_GoBack"/>
      <w:bookmarkEnd w:id="41"/>
      <w:proofErr w:type="gramEnd"/>
    </w:p>
    <w:p w:rsidR="000E497B" w:rsidRDefault="0018782F" w:rsidP="00692BFB">
      <w:pPr>
        <w:spacing w:after="0" w:line="360" w:lineRule="auto"/>
        <w:ind w:firstLine="547"/>
        <w:jc w:val="both"/>
        <w:rPr>
          <w:rFonts w:ascii="Times New Roman" w:hAnsi="Times New Roman" w:cs="Times New Roman"/>
        </w:rPr>
      </w:pPr>
      <w:r>
        <w:rPr>
          <w:rFonts w:ascii="Times New Roman" w:hAnsi="Times New Roman" w:cs="Times New Roman"/>
        </w:rPr>
        <w:t xml:space="preserve">Leeds and Leeds also cite </w:t>
      </w:r>
      <w:proofErr w:type="spellStart"/>
      <w:r>
        <w:rPr>
          <w:rFonts w:ascii="Times New Roman" w:hAnsi="Times New Roman" w:cs="Times New Roman"/>
        </w:rPr>
        <w:t>Foer</w:t>
      </w:r>
      <w:proofErr w:type="spellEnd"/>
      <w:r>
        <w:rPr>
          <w:rFonts w:ascii="Times New Roman" w:hAnsi="Times New Roman" w:cs="Times New Roman"/>
        </w:rPr>
        <w:t xml:space="preserve"> (2004), </w:t>
      </w:r>
      <w:r w:rsidR="00426B5C" w:rsidRPr="0018782F">
        <w:rPr>
          <w:rFonts w:ascii="Times New Roman" w:hAnsi="Times New Roman" w:cs="Times New Roman"/>
        </w:rPr>
        <w:t xml:space="preserve">Armstrong and </w:t>
      </w:r>
      <w:proofErr w:type="spellStart"/>
      <w:r w:rsidR="00426B5C" w:rsidRPr="0018782F">
        <w:rPr>
          <w:rFonts w:ascii="Times New Roman" w:hAnsi="Times New Roman" w:cs="Times New Roman"/>
        </w:rPr>
        <w:t>Giulianotti</w:t>
      </w:r>
      <w:proofErr w:type="spellEnd"/>
      <w:r w:rsidR="00426B5C" w:rsidRPr="0018782F">
        <w:rPr>
          <w:rFonts w:ascii="Times New Roman" w:hAnsi="Times New Roman" w:cs="Times New Roman"/>
        </w:rPr>
        <w:t xml:space="preserve"> (1999), Finn and </w:t>
      </w:r>
      <w:proofErr w:type="spellStart"/>
      <w:r w:rsidR="00426B5C" w:rsidRPr="0018782F">
        <w:rPr>
          <w:rFonts w:ascii="Times New Roman" w:hAnsi="Times New Roman" w:cs="Times New Roman"/>
        </w:rPr>
        <w:t>Giulianotti</w:t>
      </w:r>
      <w:proofErr w:type="spellEnd"/>
      <w:r w:rsidR="00426B5C" w:rsidRPr="0018782F">
        <w:rPr>
          <w:rFonts w:ascii="Times New Roman" w:hAnsi="Times New Roman" w:cs="Times New Roman"/>
        </w:rPr>
        <w:t xml:space="preserve"> (2000)</w:t>
      </w:r>
      <w:r>
        <w:rPr>
          <w:rFonts w:ascii="Times New Roman" w:hAnsi="Times New Roman" w:cs="Times New Roman"/>
        </w:rPr>
        <w:t xml:space="preserve">, </w:t>
      </w:r>
      <w:r w:rsidR="000E497B">
        <w:rPr>
          <w:rFonts w:ascii="Times New Roman" w:hAnsi="Times New Roman" w:cs="Times New Roman"/>
        </w:rPr>
        <w:t xml:space="preserve">Houston and </w:t>
      </w:r>
      <w:proofErr w:type="spellStart"/>
      <w:r w:rsidR="000E497B">
        <w:rPr>
          <w:rFonts w:ascii="Times New Roman" w:hAnsi="Times New Roman" w:cs="Times New Roman"/>
        </w:rPr>
        <w:t>Wilaon</w:t>
      </w:r>
      <w:proofErr w:type="spellEnd"/>
      <w:r w:rsidR="000E497B">
        <w:rPr>
          <w:rFonts w:ascii="Times New Roman" w:hAnsi="Times New Roman" w:cs="Times New Roman"/>
        </w:rPr>
        <w:t xml:space="preserve"> (2002)</w:t>
      </w:r>
      <w:r>
        <w:rPr>
          <w:rFonts w:ascii="Times New Roman" w:hAnsi="Times New Roman" w:cs="Times New Roman"/>
        </w:rPr>
        <w:t xml:space="preserve">, </w:t>
      </w:r>
      <w:r w:rsidR="000E497B">
        <w:rPr>
          <w:rFonts w:ascii="Times New Roman" w:hAnsi="Times New Roman" w:cs="Times New Roman"/>
        </w:rPr>
        <w:t xml:space="preserve">Hoffman, </w:t>
      </w:r>
      <w:proofErr w:type="spellStart"/>
      <w:r w:rsidR="000E497B">
        <w:rPr>
          <w:rFonts w:ascii="Times New Roman" w:hAnsi="Times New Roman" w:cs="Times New Roman"/>
        </w:rPr>
        <w:t>Ging</w:t>
      </w:r>
      <w:proofErr w:type="spellEnd"/>
      <w:r w:rsidR="000E497B">
        <w:rPr>
          <w:rFonts w:ascii="Times New Roman" w:hAnsi="Times New Roman" w:cs="Times New Roman"/>
        </w:rPr>
        <w:t xml:space="preserve">, Matheson, </w:t>
      </w:r>
      <w:proofErr w:type="spellStart"/>
      <w:r w:rsidR="000E497B">
        <w:rPr>
          <w:rFonts w:ascii="Times New Roman" w:hAnsi="Times New Roman" w:cs="Times New Roman"/>
        </w:rPr>
        <w:t>Ramasamy</w:t>
      </w:r>
      <w:proofErr w:type="spellEnd"/>
      <w:r w:rsidR="000E497B">
        <w:rPr>
          <w:rFonts w:ascii="Times New Roman" w:hAnsi="Times New Roman" w:cs="Times New Roman"/>
        </w:rPr>
        <w:t xml:space="preserve"> (2006) on the women’s FIFA</w:t>
      </w:r>
      <w:r>
        <w:rPr>
          <w:rFonts w:ascii="Times New Roman" w:hAnsi="Times New Roman" w:cs="Times New Roman"/>
        </w:rPr>
        <w:t xml:space="preserve">, and </w:t>
      </w:r>
      <w:proofErr w:type="spellStart"/>
      <w:r w:rsidR="000E497B">
        <w:rPr>
          <w:rFonts w:ascii="Times New Roman" w:hAnsi="Times New Roman" w:cs="Times New Roman"/>
        </w:rPr>
        <w:t>Milanovic</w:t>
      </w:r>
      <w:proofErr w:type="spellEnd"/>
      <w:r w:rsidR="000E497B">
        <w:rPr>
          <w:rFonts w:ascii="Times New Roman" w:hAnsi="Times New Roman" w:cs="Times New Roman"/>
        </w:rPr>
        <w:t xml:space="preserve"> (2003) </w:t>
      </w:r>
      <w:r>
        <w:rPr>
          <w:rFonts w:ascii="Times New Roman" w:hAnsi="Times New Roman" w:cs="Times New Roman"/>
        </w:rPr>
        <w:t xml:space="preserve">which </w:t>
      </w:r>
      <w:r w:rsidR="000E497B">
        <w:rPr>
          <w:rFonts w:ascii="Times New Roman" w:hAnsi="Times New Roman" w:cs="Times New Roman"/>
        </w:rPr>
        <w:t>generaliz</w:t>
      </w:r>
      <w:r>
        <w:rPr>
          <w:rFonts w:ascii="Times New Roman" w:hAnsi="Times New Roman" w:cs="Times New Roman"/>
        </w:rPr>
        <w:t>es third law of domestic league</w:t>
      </w:r>
      <w:r w:rsidR="000E497B">
        <w:rPr>
          <w:rFonts w:ascii="Times New Roman" w:hAnsi="Times New Roman" w:cs="Times New Roman"/>
        </w:rPr>
        <w:t xml:space="preserve"> and role of labor mobility</w:t>
      </w:r>
      <w:r>
        <w:rPr>
          <w:rFonts w:ascii="Times New Roman" w:hAnsi="Times New Roman" w:cs="Times New Roman"/>
        </w:rPr>
        <w:t>.</w:t>
      </w:r>
    </w:p>
    <w:p w:rsidR="0018782F" w:rsidRP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Torgler</w:t>
      </w:r>
      <w:proofErr w:type="spellEnd"/>
      <w:r>
        <w:rPr>
          <w:rFonts w:ascii="Times New Roman" w:hAnsi="Times New Roman" w:cs="Times New Roman"/>
        </w:rPr>
        <w:t xml:space="preserve"> (2004a) discusses the economics of the World Cup.</w:t>
      </w:r>
      <w:r>
        <w:rPr>
          <w:rStyle w:val="FootnoteReference"/>
          <w:rFonts w:ascii="Times New Roman" w:hAnsi="Times New Roman" w:cs="Times New Roman"/>
        </w:rPr>
        <w:footnoteReference w:id="2"/>
      </w:r>
      <w:r>
        <w:rPr>
          <w:rFonts w:ascii="Times New Roman" w:hAnsi="Times New Roman" w:cs="Times New Roman"/>
        </w:rPr>
        <w:t xml:space="preserve">  </w:t>
      </w:r>
      <w:r w:rsidRPr="0018782F">
        <w:rPr>
          <w:rFonts w:ascii="Times New Roman" w:hAnsi="Times New Roman" w:cs="Times New Roman"/>
        </w:rPr>
        <w:t xml:space="preserve">He finds that FIFA ranking not a significant indicator of 2002 WC success, particularly when accounting for refereeing.  He uses direct performance at 2002 WC, including game-by-game statistics.  He also finds that </w:t>
      </w:r>
      <w:r>
        <w:rPr>
          <w:rFonts w:ascii="Times New Roman" w:hAnsi="Times New Roman" w:cs="Times New Roman"/>
        </w:rPr>
        <w:t>p</w:t>
      </w:r>
      <w:r w:rsidRPr="0018782F">
        <w:rPr>
          <w:rFonts w:ascii="Times New Roman" w:hAnsi="Times New Roman" w:cs="Times New Roman"/>
        </w:rPr>
        <w:t>revious world cup experience helps a lot</w:t>
      </w:r>
      <w:r>
        <w:rPr>
          <w:rFonts w:ascii="Times New Roman" w:hAnsi="Times New Roman" w:cs="Times New Roman"/>
        </w:rPr>
        <w:t>.</w:t>
      </w:r>
    </w:p>
    <w:p w:rsidR="0018782F" w:rsidRP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Torgler</w:t>
      </w:r>
      <w:proofErr w:type="spellEnd"/>
      <w:r>
        <w:rPr>
          <w:rFonts w:ascii="Times New Roman" w:hAnsi="Times New Roman" w:cs="Times New Roman"/>
        </w:rPr>
        <w:t xml:space="preserve"> (2004b) investigates the determinants of women’s international soccer performances by extending earlier analysis to the women’s FIFA world cup.  He uses the following variables: GDP per capita, Population, Temperature, Region, Tradition (Host, Men’s Ranking).  </w:t>
      </w:r>
      <w:del w:id="42" w:author="Narek" w:date="2012-01-08T23:57:00Z">
        <w:r w:rsidDel="005A1EC4">
          <w:rPr>
            <w:rFonts w:ascii="Times New Roman" w:hAnsi="Times New Roman" w:cs="Times New Roman"/>
          </w:rPr>
          <w:delText>Notably</w:delText>
        </w:r>
      </w:del>
      <w:ins w:id="43" w:author="Narek" w:date="2012-01-08T23:57:00Z">
        <w:r w:rsidR="005A1EC4">
          <w:rPr>
            <w:rFonts w:ascii="Times New Roman" w:hAnsi="Times New Roman" w:cs="Times New Roman"/>
          </w:rPr>
          <w:t>Contrary to Houston and Wilson (2002)</w:t>
        </w:r>
      </w:ins>
      <w:r>
        <w:rPr>
          <w:rFonts w:ascii="Times New Roman" w:hAnsi="Times New Roman" w:cs="Times New Roman"/>
        </w:rPr>
        <w:t xml:space="preserve">, </w:t>
      </w:r>
      <w:del w:id="44" w:author="Narek" w:date="2012-01-08T23:57:00Z">
        <w:r w:rsidDel="005A1EC4">
          <w:rPr>
            <w:rFonts w:ascii="Times New Roman" w:hAnsi="Times New Roman" w:cs="Times New Roman"/>
          </w:rPr>
          <w:delText xml:space="preserve">he </w:delText>
        </w:r>
      </w:del>
      <w:proofErr w:type="spellStart"/>
      <w:ins w:id="45" w:author="Narek" w:date="2012-01-08T23:57:00Z">
        <w:r w:rsidR="005A1EC4">
          <w:rPr>
            <w:rFonts w:ascii="Times New Roman" w:hAnsi="Times New Roman" w:cs="Times New Roman"/>
          </w:rPr>
          <w:t>Torgler</w:t>
        </w:r>
        <w:proofErr w:type="spellEnd"/>
        <w:r w:rsidR="005A1EC4">
          <w:rPr>
            <w:rFonts w:ascii="Times New Roman" w:hAnsi="Times New Roman" w:cs="Times New Roman"/>
          </w:rPr>
          <w:t xml:space="preserve"> (2004b)</w:t>
        </w:r>
        <w:r w:rsidR="005A1EC4">
          <w:rPr>
            <w:rFonts w:ascii="Times New Roman" w:hAnsi="Times New Roman" w:cs="Times New Roman"/>
          </w:rPr>
          <w:t xml:space="preserve"> </w:t>
        </w:r>
      </w:ins>
      <w:del w:id="46" w:author="Narek" w:date="2012-01-09T00:11:00Z">
        <w:r w:rsidDel="00A775B6">
          <w:rPr>
            <w:rFonts w:ascii="Times New Roman" w:hAnsi="Times New Roman" w:cs="Times New Roman"/>
          </w:rPr>
          <w:delText xml:space="preserve">did </w:delText>
        </w:r>
      </w:del>
      <w:ins w:id="47" w:author="Narek" w:date="2012-01-09T00:11:00Z">
        <w:r w:rsidR="00A775B6">
          <w:rPr>
            <w:rFonts w:ascii="Times New Roman" w:hAnsi="Times New Roman" w:cs="Times New Roman"/>
          </w:rPr>
          <w:t>does</w:t>
        </w:r>
        <w:r w:rsidR="00A775B6">
          <w:rPr>
            <w:rFonts w:ascii="Times New Roman" w:hAnsi="Times New Roman" w:cs="Times New Roman"/>
          </w:rPr>
          <w:t xml:space="preserve"> </w:t>
        </w:r>
      </w:ins>
      <w:r>
        <w:rPr>
          <w:rFonts w:ascii="Times New Roman" w:hAnsi="Times New Roman" w:cs="Times New Roman"/>
          <w:i/>
        </w:rPr>
        <w:t>not</w:t>
      </w:r>
      <w:r>
        <w:rPr>
          <w:rFonts w:ascii="Times New Roman" w:hAnsi="Times New Roman" w:cs="Times New Roman"/>
        </w:rPr>
        <w:t xml:space="preserve"> find the inverted-U relationship with GDP per capita.  USA! USA!</w:t>
      </w:r>
    </w:p>
    <w:p w:rsidR="0018782F" w:rsidRDefault="0018782F"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Luiz</w:t>
      </w:r>
      <w:proofErr w:type="spellEnd"/>
      <w:r>
        <w:rPr>
          <w:rFonts w:ascii="Times New Roman" w:hAnsi="Times New Roman" w:cs="Times New Roman"/>
        </w:rPr>
        <w:t xml:space="preserve"> and </w:t>
      </w:r>
      <w:proofErr w:type="spellStart"/>
      <w:r>
        <w:rPr>
          <w:rFonts w:ascii="Times New Roman" w:hAnsi="Times New Roman" w:cs="Times New Roman"/>
        </w:rPr>
        <w:t>Fadal</w:t>
      </w:r>
      <w:proofErr w:type="spellEnd"/>
      <w:r>
        <w:rPr>
          <w:rFonts w:ascii="Times New Roman" w:hAnsi="Times New Roman" w:cs="Times New Roman"/>
        </w:rPr>
        <w:t xml:space="preserve"> (2010) take a different but useful approach through an economic analysis of sports performance in Africa.  They find that Africa’s performance depends on range of socioeconomic factors, and cite literature on: resource endowments, population, cultural &amp; social resources, </w:t>
      </w:r>
      <w:proofErr w:type="gramStart"/>
      <w:r>
        <w:rPr>
          <w:rFonts w:ascii="Times New Roman" w:hAnsi="Times New Roman" w:cs="Times New Roman"/>
        </w:rPr>
        <w:t>levels</w:t>
      </w:r>
      <w:proofErr w:type="gramEnd"/>
      <w:r>
        <w:rPr>
          <w:rFonts w:ascii="Times New Roman" w:hAnsi="Times New Roman" w:cs="Times New Roman"/>
        </w:rPr>
        <w:t xml:space="preserve"> of urbanization; also, geophysical and climatic conditions.  This paper primarily seeks to explain anomaly of Kenya &amp; South Africa at Olympic </w:t>
      </w:r>
      <w:proofErr w:type="gramStart"/>
      <w:r>
        <w:rPr>
          <w:rFonts w:ascii="Times New Roman" w:hAnsi="Times New Roman" w:cs="Times New Roman"/>
        </w:rPr>
        <w:t>games</w:t>
      </w:r>
      <w:proofErr w:type="gramEnd"/>
      <w:r>
        <w:rPr>
          <w:rFonts w:ascii="Times New Roman" w:hAnsi="Times New Roman" w:cs="Times New Roman"/>
        </w:rPr>
        <w:t>, but I think it could also be useful if we were to look at the strongest teams on the periphery of international football – which look to be in Africa, not Asia.  The authors also include a corruption index and spending on health as determinants.  It’s frankly kind of a lazy paper but worth citing.</w:t>
      </w:r>
    </w:p>
    <w:p w:rsidR="00512796" w:rsidRDefault="00512796" w:rsidP="00692BFB">
      <w:pPr>
        <w:spacing w:after="0" w:line="360" w:lineRule="auto"/>
        <w:ind w:firstLine="547"/>
        <w:jc w:val="both"/>
        <w:rPr>
          <w:ins w:id="48" w:author="Narek" w:date="2012-01-09T00:32:00Z"/>
          <w:rFonts w:ascii="Times New Roman" w:hAnsi="Times New Roman" w:cs="Times New Roman"/>
        </w:rPr>
      </w:pPr>
      <w:r>
        <w:rPr>
          <w:rFonts w:ascii="Times New Roman" w:hAnsi="Times New Roman" w:cs="Times New Roman"/>
        </w:rPr>
        <w:t xml:space="preserve">Another approach to comparing international soccer performance focuses on labor activity, rather than trade or development theory.  This branch investigates the impact of the player transfer market on various means to success.  The dependent </w:t>
      </w:r>
      <w:proofErr w:type="gramStart"/>
      <w:r>
        <w:rPr>
          <w:rFonts w:ascii="Times New Roman" w:hAnsi="Times New Roman" w:cs="Times New Roman"/>
        </w:rPr>
        <w:t>variables in this literature generally involves</w:t>
      </w:r>
      <w:proofErr w:type="gramEnd"/>
      <w:r>
        <w:rPr>
          <w:rFonts w:ascii="Times New Roman" w:hAnsi="Times New Roman" w:cs="Times New Roman"/>
        </w:rPr>
        <w:t xml:space="preserve"> club performance, not national performance, but we should definitely cite it.</w:t>
      </w:r>
      <w:ins w:id="49" w:author="Narek" w:date="2012-01-06T14:26:00Z">
        <w:r w:rsidR="008F26D6">
          <w:rPr>
            <w:rFonts w:ascii="Times New Roman" w:hAnsi="Times New Roman" w:cs="Times New Roman"/>
          </w:rPr>
          <w:t xml:space="preserve"> </w:t>
        </w:r>
      </w:ins>
    </w:p>
    <w:p w:rsidR="009B3188" w:rsidRDefault="009B3188" w:rsidP="00692BFB">
      <w:pPr>
        <w:spacing w:after="0" w:line="360" w:lineRule="auto"/>
        <w:ind w:firstLine="547"/>
        <w:jc w:val="both"/>
        <w:rPr>
          <w:rFonts w:ascii="Times New Roman" w:hAnsi="Times New Roman" w:cs="Times New Roman"/>
        </w:rPr>
      </w:pPr>
      <w:proofErr w:type="spellStart"/>
      <w:ins w:id="50" w:author="Narek" w:date="2012-01-09T00:32:00Z">
        <w:r>
          <w:rPr>
            <w:rFonts w:ascii="Times New Roman" w:hAnsi="Times New Roman" w:cs="Times New Roman"/>
          </w:rPr>
          <w:t>Torgler</w:t>
        </w:r>
        <w:proofErr w:type="spellEnd"/>
        <w:r>
          <w:rPr>
            <w:rFonts w:ascii="Times New Roman" w:hAnsi="Times New Roman" w:cs="Times New Roman"/>
          </w:rPr>
          <w:t xml:space="preserve"> (2007) analyzes </w:t>
        </w:r>
      </w:ins>
      <w:ins w:id="51" w:author="Narek" w:date="2012-01-09T00:34:00Z">
        <w:r>
          <w:rPr>
            <w:rFonts w:ascii="Times New Roman" w:hAnsi="Times New Roman" w:cs="Times New Roman"/>
          </w:rPr>
          <w:t xml:space="preserve">the </w:t>
        </w:r>
      </w:ins>
      <w:ins w:id="52" w:author="Narek" w:date="2012-01-09T00:32:00Z">
        <w:r>
          <w:rPr>
            <w:rFonts w:ascii="Times New Roman" w:hAnsi="Times New Roman" w:cs="Times New Roman"/>
          </w:rPr>
          <w:t xml:space="preserve">historical </w:t>
        </w:r>
      </w:ins>
      <w:ins w:id="53" w:author="Narek" w:date="2012-01-09T00:36:00Z">
        <w:r>
          <w:rPr>
            <w:rFonts w:ascii="Times New Roman" w:hAnsi="Times New Roman" w:cs="Times New Roman"/>
          </w:rPr>
          <w:t>performance</w:t>
        </w:r>
      </w:ins>
      <w:ins w:id="54" w:author="Narek" w:date="2012-01-09T00:32:00Z">
        <w:r>
          <w:rPr>
            <w:rFonts w:ascii="Times New Roman" w:hAnsi="Times New Roman" w:cs="Times New Roman"/>
          </w:rPr>
          <w:t xml:space="preserve"> </w:t>
        </w:r>
      </w:ins>
      <w:ins w:id="55" w:author="Narek" w:date="2012-01-09T00:33:00Z">
        <w:r>
          <w:rPr>
            <w:rFonts w:ascii="Times New Roman" w:hAnsi="Times New Roman" w:cs="Times New Roman"/>
          </w:rPr>
          <w:t xml:space="preserve">of </w:t>
        </w:r>
      </w:ins>
      <w:ins w:id="56" w:author="Narek" w:date="2012-01-09T00:35:00Z">
        <w:r>
          <w:rPr>
            <w:rFonts w:ascii="Times New Roman" w:hAnsi="Times New Roman" w:cs="Times New Roman"/>
          </w:rPr>
          <w:t>countries</w:t>
        </w:r>
      </w:ins>
      <w:ins w:id="57" w:author="Narek" w:date="2012-01-09T00:33:00Z">
        <w:r>
          <w:rPr>
            <w:rFonts w:ascii="Times New Roman" w:hAnsi="Times New Roman" w:cs="Times New Roman"/>
          </w:rPr>
          <w:t xml:space="preserve"> in World Cup tournaments for the period of 1930 to 2002 and finds </w:t>
        </w:r>
      </w:ins>
      <w:ins w:id="58" w:author="Narek" w:date="2012-01-09T00:35:00Z">
        <w:r>
          <w:rPr>
            <w:rFonts w:ascii="Times New Roman" w:hAnsi="Times New Roman" w:cs="Times New Roman"/>
          </w:rPr>
          <w:t>that popularity</w:t>
        </w:r>
      </w:ins>
      <w:ins w:id="59" w:author="Narek" w:date="2012-01-09T01:02:00Z">
        <w:r w:rsidR="00136178">
          <w:rPr>
            <w:rFonts w:ascii="Times New Roman" w:hAnsi="Times New Roman" w:cs="Times New Roman"/>
          </w:rPr>
          <w:t xml:space="preserve"> and</w:t>
        </w:r>
      </w:ins>
      <w:ins w:id="60" w:author="Narek" w:date="2012-01-09T00:35:00Z">
        <w:r>
          <w:rPr>
            <w:rFonts w:ascii="Times New Roman" w:hAnsi="Times New Roman" w:cs="Times New Roman"/>
          </w:rPr>
          <w:t xml:space="preserve"> tradition</w:t>
        </w:r>
      </w:ins>
      <w:ins w:id="61" w:author="Narek" w:date="2012-01-09T00:53:00Z">
        <w:r w:rsidR="00371FCB">
          <w:rPr>
            <w:rFonts w:ascii="Times New Roman" w:hAnsi="Times New Roman" w:cs="Times New Roman"/>
          </w:rPr>
          <w:t>, as</w:t>
        </w:r>
        <w:r w:rsidR="00136178">
          <w:rPr>
            <w:rFonts w:ascii="Times New Roman" w:hAnsi="Times New Roman" w:cs="Times New Roman"/>
          </w:rPr>
          <w:t xml:space="preserve"> measured by membership in FIFA</w:t>
        </w:r>
      </w:ins>
      <w:ins w:id="62" w:author="Narek" w:date="2012-01-09T00:56:00Z">
        <w:r w:rsidR="00136178">
          <w:rPr>
            <w:rFonts w:ascii="Times New Roman" w:hAnsi="Times New Roman" w:cs="Times New Roman"/>
          </w:rPr>
          <w:t xml:space="preserve"> and having previously hosted a WC</w:t>
        </w:r>
      </w:ins>
      <w:ins w:id="63" w:author="Narek" w:date="2012-01-09T00:54:00Z">
        <w:r w:rsidR="00371FCB">
          <w:rPr>
            <w:rFonts w:ascii="Times New Roman" w:hAnsi="Times New Roman" w:cs="Times New Roman"/>
          </w:rPr>
          <w:t>,</w:t>
        </w:r>
      </w:ins>
      <w:ins w:id="64" w:author="Narek" w:date="2012-01-09T00:35:00Z">
        <w:r>
          <w:rPr>
            <w:rFonts w:ascii="Times New Roman" w:hAnsi="Times New Roman" w:cs="Times New Roman"/>
          </w:rPr>
          <w:t xml:space="preserve"> </w:t>
        </w:r>
      </w:ins>
      <w:ins w:id="65" w:author="Narek" w:date="2012-01-09T00:36:00Z">
        <w:r>
          <w:rPr>
            <w:rFonts w:ascii="Times New Roman" w:hAnsi="Times New Roman" w:cs="Times New Roman"/>
          </w:rPr>
          <w:t>have a big impact on World Cup success.</w:t>
        </w:r>
      </w:ins>
      <w:ins w:id="66" w:author="Narek" w:date="2012-01-09T00:41:00Z">
        <w:r>
          <w:rPr>
            <w:rFonts w:ascii="Times New Roman" w:hAnsi="Times New Roman" w:cs="Times New Roman"/>
          </w:rPr>
          <w:t xml:space="preserve"> </w:t>
        </w:r>
      </w:ins>
      <w:proofErr w:type="spellStart"/>
      <w:ins w:id="67" w:author="Narek" w:date="2012-01-09T00:55:00Z">
        <w:r w:rsidR="00136178">
          <w:rPr>
            <w:rFonts w:ascii="Times New Roman" w:hAnsi="Times New Roman" w:cs="Times New Roman"/>
          </w:rPr>
          <w:t>Torgler</w:t>
        </w:r>
        <w:proofErr w:type="spellEnd"/>
        <w:r w:rsidR="00136178">
          <w:rPr>
            <w:rFonts w:ascii="Times New Roman" w:hAnsi="Times New Roman" w:cs="Times New Roman"/>
          </w:rPr>
          <w:t xml:space="preserve"> </w:t>
        </w:r>
      </w:ins>
      <w:ins w:id="68" w:author="Narek" w:date="2012-01-09T01:05:00Z">
        <w:r w:rsidR="00136178">
          <w:rPr>
            <w:rFonts w:ascii="Times New Roman" w:hAnsi="Times New Roman" w:cs="Times New Roman"/>
          </w:rPr>
          <w:t xml:space="preserve">(2007) </w:t>
        </w:r>
      </w:ins>
      <w:ins w:id="69" w:author="Narek" w:date="2012-01-09T00:55:00Z">
        <w:r w:rsidR="00136178">
          <w:rPr>
            <w:rFonts w:ascii="Times New Roman" w:hAnsi="Times New Roman" w:cs="Times New Roman"/>
          </w:rPr>
          <w:t xml:space="preserve">follows HGR </w:t>
        </w:r>
      </w:ins>
      <w:ins w:id="70" w:author="Narek" w:date="2012-01-09T01:05:00Z">
        <w:r w:rsidR="00DB4682">
          <w:rPr>
            <w:rFonts w:ascii="Times New Roman" w:hAnsi="Times New Roman" w:cs="Times New Roman"/>
          </w:rPr>
          <w:t xml:space="preserve">by </w:t>
        </w:r>
      </w:ins>
      <w:ins w:id="71" w:author="Narek" w:date="2012-01-09T01:04:00Z">
        <w:r w:rsidR="00136178">
          <w:rPr>
            <w:rFonts w:ascii="Times New Roman" w:hAnsi="Times New Roman" w:cs="Times New Roman"/>
          </w:rPr>
          <w:t>including</w:t>
        </w:r>
      </w:ins>
      <w:ins w:id="72" w:author="Narek" w:date="2012-01-09T00:41:00Z">
        <w:r>
          <w:rPr>
            <w:rFonts w:ascii="Times New Roman" w:hAnsi="Times New Roman" w:cs="Times New Roman"/>
          </w:rPr>
          <w:t xml:space="preserve"> </w:t>
        </w:r>
      </w:ins>
      <w:ins w:id="73" w:author="Narek" w:date="2012-01-09T00:43:00Z">
        <w:r w:rsidR="00136178">
          <w:rPr>
            <w:rFonts w:ascii="Times New Roman" w:hAnsi="Times New Roman" w:cs="Times New Roman"/>
          </w:rPr>
          <w:t>temperature</w:t>
        </w:r>
      </w:ins>
      <w:ins w:id="74" w:author="Narek" w:date="2012-01-09T01:04:00Z">
        <w:r w:rsidR="00136178">
          <w:rPr>
            <w:rFonts w:ascii="Times New Roman" w:hAnsi="Times New Roman" w:cs="Times New Roman"/>
          </w:rPr>
          <w:t xml:space="preserve"> and</w:t>
        </w:r>
      </w:ins>
      <w:ins w:id="75" w:author="Narek" w:date="2012-01-09T00:43:00Z">
        <w:r w:rsidR="00371FCB">
          <w:rPr>
            <w:rFonts w:ascii="Times New Roman" w:hAnsi="Times New Roman" w:cs="Times New Roman"/>
          </w:rPr>
          <w:t xml:space="preserve"> </w:t>
        </w:r>
      </w:ins>
      <w:ins w:id="76" w:author="Narek" w:date="2012-01-09T00:42:00Z">
        <w:r>
          <w:rPr>
            <w:rFonts w:ascii="Times New Roman" w:hAnsi="Times New Roman" w:cs="Times New Roman"/>
          </w:rPr>
          <w:t>populati</w:t>
        </w:r>
        <w:r w:rsidR="00136178">
          <w:rPr>
            <w:rFonts w:ascii="Times New Roman" w:hAnsi="Times New Roman" w:cs="Times New Roman"/>
          </w:rPr>
          <w:t>on</w:t>
        </w:r>
      </w:ins>
      <w:ins w:id="77" w:author="Narek" w:date="2012-01-09T01:04:00Z">
        <w:r w:rsidR="00136178">
          <w:rPr>
            <w:rFonts w:ascii="Times New Roman" w:hAnsi="Times New Roman" w:cs="Times New Roman"/>
          </w:rPr>
          <w:t xml:space="preserve"> as predictors</w:t>
        </w:r>
      </w:ins>
      <w:ins w:id="78" w:author="Narek" w:date="2012-01-09T01:05:00Z">
        <w:r w:rsidR="00DB4682">
          <w:rPr>
            <w:rFonts w:ascii="Times New Roman" w:hAnsi="Times New Roman" w:cs="Times New Roman"/>
          </w:rPr>
          <w:t xml:space="preserve"> of WC success</w:t>
        </w:r>
      </w:ins>
      <w:ins w:id="79" w:author="Narek" w:date="2012-01-09T01:07:00Z">
        <w:r w:rsidR="00DB4682">
          <w:rPr>
            <w:rFonts w:ascii="Times New Roman" w:hAnsi="Times New Roman" w:cs="Times New Roman"/>
          </w:rPr>
          <w:t>.</w:t>
        </w:r>
      </w:ins>
      <w:ins w:id="80" w:author="Narek" w:date="2012-01-09T01:31:00Z">
        <w:r w:rsidR="008D738F">
          <w:rPr>
            <w:rFonts w:ascii="Times New Roman" w:hAnsi="Times New Roman" w:cs="Times New Roman"/>
          </w:rPr>
          <w:t xml:space="preserve"> </w:t>
        </w:r>
      </w:ins>
      <w:ins w:id="81" w:author="Narek" w:date="2012-01-09T01:07:00Z">
        <w:r w:rsidR="00DB4682">
          <w:rPr>
            <w:rFonts w:ascii="Times New Roman" w:hAnsi="Times New Roman" w:cs="Times New Roman"/>
          </w:rPr>
          <w:t xml:space="preserve"> </w:t>
        </w:r>
        <w:proofErr w:type="gramStart"/>
        <w:r w:rsidR="00DB4682">
          <w:rPr>
            <w:rFonts w:ascii="Times New Roman" w:hAnsi="Times New Roman" w:cs="Times New Roman"/>
          </w:rPr>
          <w:t>S</w:t>
        </w:r>
      </w:ins>
      <w:ins w:id="82" w:author="Narek" w:date="2012-01-09T01:05:00Z">
        <w:r w:rsidR="00136178">
          <w:rPr>
            <w:rFonts w:ascii="Times New Roman" w:hAnsi="Times New Roman" w:cs="Times New Roman"/>
          </w:rPr>
          <w:t>imilar</w:t>
        </w:r>
        <w:proofErr w:type="gramEnd"/>
        <w:r w:rsidR="00136178">
          <w:rPr>
            <w:rFonts w:ascii="Times New Roman" w:hAnsi="Times New Roman" w:cs="Times New Roman"/>
          </w:rPr>
          <w:t xml:space="preserve"> to Houston and Wilson</w:t>
        </w:r>
        <w:r w:rsidR="00DB4682">
          <w:rPr>
            <w:rFonts w:ascii="Times New Roman" w:hAnsi="Times New Roman" w:cs="Times New Roman"/>
          </w:rPr>
          <w:t xml:space="preserve"> </w:t>
        </w:r>
        <w:r w:rsidR="00DB4682">
          <w:rPr>
            <w:rFonts w:ascii="Times New Roman" w:hAnsi="Times New Roman" w:cs="Times New Roman"/>
          </w:rPr>
          <w:lastRenderedPageBreak/>
          <w:t>(2002)</w:t>
        </w:r>
        <w:r w:rsidR="00136178">
          <w:rPr>
            <w:rFonts w:ascii="Times New Roman" w:hAnsi="Times New Roman" w:cs="Times New Roman"/>
          </w:rPr>
          <w:t xml:space="preserve"> </w:t>
        </w:r>
      </w:ins>
      <w:ins w:id="83" w:author="Narek" w:date="2012-01-09T01:07:00Z">
        <w:r w:rsidR="00DB4682">
          <w:rPr>
            <w:rFonts w:ascii="Times New Roman" w:hAnsi="Times New Roman" w:cs="Times New Roman"/>
          </w:rPr>
          <w:t xml:space="preserve">he </w:t>
        </w:r>
      </w:ins>
      <w:ins w:id="84" w:author="Narek" w:date="2012-01-09T00:38:00Z">
        <w:r>
          <w:rPr>
            <w:rFonts w:ascii="Times New Roman" w:hAnsi="Times New Roman" w:cs="Times New Roman"/>
          </w:rPr>
          <w:t xml:space="preserve">finds </w:t>
        </w:r>
      </w:ins>
      <w:ins w:id="85" w:author="Narek" w:date="2012-01-09T01:04:00Z">
        <w:r w:rsidR="00136178">
          <w:rPr>
            <w:rFonts w:ascii="Times New Roman" w:hAnsi="Times New Roman" w:cs="Times New Roman"/>
          </w:rPr>
          <w:t>increasing</w:t>
        </w:r>
      </w:ins>
      <w:ins w:id="86" w:author="Narek" w:date="2012-01-09T01:07:00Z">
        <w:r w:rsidR="00DB4682">
          <w:rPr>
            <w:rFonts w:ascii="Times New Roman" w:hAnsi="Times New Roman" w:cs="Times New Roman"/>
          </w:rPr>
          <w:t xml:space="preserve">, but </w:t>
        </w:r>
      </w:ins>
      <w:ins w:id="87" w:author="Narek" w:date="2012-01-09T00:39:00Z">
        <w:r>
          <w:rPr>
            <w:rFonts w:ascii="Times New Roman" w:hAnsi="Times New Roman" w:cs="Times New Roman"/>
          </w:rPr>
          <w:t>diminishing marginal returns to income</w:t>
        </w:r>
      </w:ins>
      <w:ins w:id="88" w:author="Narek" w:date="2012-01-09T00:43:00Z">
        <w:r w:rsidR="00371FCB">
          <w:rPr>
            <w:rFonts w:ascii="Times New Roman" w:hAnsi="Times New Roman" w:cs="Times New Roman"/>
          </w:rPr>
          <w:t>.</w:t>
        </w:r>
      </w:ins>
      <w:ins w:id="89" w:author="Narek" w:date="2012-01-09T00:39:00Z">
        <w:r>
          <w:rPr>
            <w:rFonts w:ascii="Times New Roman" w:hAnsi="Times New Roman" w:cs="Times New Roman"/>
          </w:rPr>
          <w:t xml:space="preserve"> </w:t>
        </w:r>
      </w:ins>
      <w:ins w:id="90" w:author="Narek" w:date="2012-01-09T01:03:00Z">
        <w:r w:rsidR="00136178">
          <w:rPr>
            <w:rFonts w:ascii="Times New Roman" w:hAnsi="Times New Roman" w:cs="Times New Roman"/>
          </w:rPr>
          <w:t xml:space="preserve">He </w:t>
        </w:r>
      </w:ins>
      <w:ins w:id="91" w:author="Narek" w:date="2012-01-09T01:05:00Z">
        <w:r w:rsidR="00DB4682">
          <w:rPr>
            <w:rFonts w:ascii="Times New Roman" w:hAnsi="Times New Roman" w:cs="Times New Roman"/>
          </w:rPr>
          <w:t xml:space="preserve">also </w:t>
        </w:r>
      </w:ins>
      <w:ins w:id="92" w:author="Narek" w:date="2012-01-09T01:03:00Z">
        <w:r w:rsidR="00136178">
          <w:rPr>
            <w:rFonts w:ascii="Times New Roman" w:hAnsi="Times New Roman" w:cs="Times New Roman"/>
          </w:rPr>
          <w:t xml:space="preserve">finds that </w:t>
        </w:r>
      </w:ins>
      <w:ins w:id="93" w:author="Narek" w:date="2012-01-09T01:32:00Z">
        <w:r w:rsidR="008D738F">
          <w:rPr>
            <w:rFonts w:ascii="Times New Roman" w:hAnsi="Times New Roman" w:cs="Times New Roman"/>
          </w:rPr>
          <w:t xml:space="preserve">temperature and </w:t>
        </w:r>
      </w:ins>
      <w:ins w:id="94" w:author="Narek" w:date="2012-01-09T01:03:00Z">
        <w:r w:rsidR="00136178">
          <w:rPr>
            <w:rFonts w:ascii="Times New Roman" w:hAnsi="Times New Roman" w:cs="Times New Roman"/>
          </w:rPr>
          <w:t xml:space="preserve">population </w:t>
        </w:r>
      </w:ins>
      <w:ins w:id="95" w:author="Narek" w:date="2012-01-09T01:32:00Z">
        <w:r w:rsidR="008D738F">
          <w:rPr>
            <w:rFonts w:ascii="Times New Roman" w:hAnsi="Times New Roman" w:cs="Times New Roman"/>
          </w:rPr>
          <w:t>are</w:t>
        </w:r>
      </w:ins>
      <w:ins w:id="96" w:author="Narek" w:date="2012-01-09T01:03:00Z">
        <w:r w:rsidR="00136178">
          <w:rPr>
            <w:rFonts w:ascii="Times New Roman" w:hAnsi="Times New Roman" w:cs="Times New Roman"/>
          </w:rPr>
          <w:t xml:space="preserve"> insignificant in all </w:t>
        </w:r>
      </w:ins>
      <w:ins w:id="97" w:author="Narek" w:date="2012-01-09T01:06:00Z">
        <w:r w:rsidR="00DB4682">
          <w:rPr>
            <w:rFonts w:ascii="Times New Roman" w:hAnsi="Times New Roman" w:cs="Times New Roman"/>
          </w:rPr>
          <w:t xml:space="preserve">of the </w:t>
        </w:r>
      </w:ins>
      <w:ins w:id="98" w:author="Narek" w:date="2012-01-09T01:03:00Z">
        <w:r w:rsidR="00136178">
          <w:rPr>
            <w:rFonts w:ascii="Times New Roman" w:hAnsi="Times New Roman" w:cs="Times New Roman"/>
          </w:rPr>
          <w:t>specifications and turns for help to HGR,</w:t>
        </w:r>
      </w:ins>
      <w:ins w:id="99" w:author="Narek" w:date="2012-01-09T01:06:00Z">
        <w:r w:rsidR="00DB4682">
          <w:rPr>
            <w:rFonts w:ascii="Times New Roman" w:hAnsi="Times New Roman" w:cs="Times New Roman"/>
          </w:rPr>
          <w:t xml:space="preserve"> borrow</w:t>
        </w:r>
      </w:ins>
      <w:ins w:id="100" w:author="Narek" w:date="2012-01-09T01:07:00Z">
        <w:r w:rsidR="00DB4682">
          <w:rPr>
            <w:rFonts w:ascii="Times New Roman" w:hAnsi="Times New Roman" w:cs="Times New Roman"/>
          </w:rPr>
          <w:t>s</w:t>
        </w:r>
      </w:ins>
      <w:ins w:id="101" w:author="Narek" w:date="2012-01-09T01:06:00Z">
        <w:r w:rsidR="00DB4682">
          <w:rPr>
            <w:rFonts w:ascii="Times New Roman" w:hAnsi="Times New Roman" w:cs="Times New Roman"/>
          </w:rPr>
          <w:t xml:space="preserve"> the LATIN</w:t>
        </w:r>
      </w:ins>
      <w:ins w:id="102" w:author="Narek" w:date="2012-01-09T01:24:00Z">
        <w:r w:rsidR="0033039F">
          <w:rPr>
            <w:rFonts w:ascii="Times New Roman" w:hAnsi="Times New Roman" w:cs="Times New Roman"/>
          </w:rPr>
          <w:t xml:space="preserve"> variable</w:t>
        </w:r>
      </w:ins>
      <w:ins w:id="103" w:author="Narek" w:date="2012-01-09T01:10:00Z">
        <w:r w:rsidR="00DB4682">
          <w:rPr>
            <w:rFonts w:ascii="Times New Roman" w:hAnsi="Times New Roman" w:cs="Times New Roman"/>
          </w:rPr>
          <w:t xml:space="preserve">, </w:t>
        </w:r>
      </w:ins>
      <w:proofErr w:type="gramStart"/>
      <w:ins w:id="104" w:author="Narek" w:date="2012-01-09T01:24:00Z">
        <w:r w:rsidR="0033039F">
          <w:rPr>
            <w:rFonts w:ascii="Times New Roman" w:hAnsi="Times New Roman" w:cs="Times New Roman"/>
          </w:rPr>
          <w:t>interacts</w:t>
        </w:r>
        <w:proofErr w:type="gramEnd"/>
        <w:r w:rsidR="0033039F">
          <w:rPr>
            <w:rFonts w:ascii="Times New Roman" w:hAnsi="Times New Roman" w:cs="Times New Roman"/>
          </w:rPr>
          <w:t xml:space="preserve"> it with population, and finds</w:t>
        </w:r>
      </w:ins>
      <w:ins w:id="105" w:author="Narek" w:date="2012-01-09T01:10:00Z">
        <w:r w:rsidR="00DB4682">
          <w:rPr>
            <w:rFonts w:ascii="Times New Roman" w:hAnsi="Times New Roman" w:cs="Times New Roman"/>
          </w:rPr>
          <w:t xml:space="preserve"> significan</w:t>
        </w:r>
      </w:ins>
      <w:ins w:id="106" w:author="Narek" w:date="2012-01-09T01:24:00Z">
        <w:r w:rsidR="0033039F">
          <w:rPr>
            <w:rFonts w:ascii="Times New Roman" w:hAnsi="Times New Roman" w:cs="Times New Roman"/>
          </w:rPr>
          <w:t>ce</w:t>
        </w:r>
      </w:ins>
      <w:ins w:id="107" w:author="Narek" w:date="2012-01-09T01:10:00Z">
        <w:r w:rsidR="00DB4682">
          <w:rPr>
            <w:rFonts w:ascii="Times New Roman" w:hAnsi="Times New Roman" w:cs="Times New Roman"/>
          </w:rPr>
          <w:t>.</w:t>
        </w:r>
      </w:ins>
      <w:ins w:id="108" w:author="Narek" w:date="2012-01-09T01:28:00Z">
        <w:r w:rsidR="008D738F">
          <w:rPr>
            <w:rFonts w:ascii="Times New Roman" w:hAnsi="Times New Roman" w:cs="Times New Roman"/>
          </w:rPr>
          <w:t xml:space="preserve"> To make sure it is just the cultural component of the LATIN variable that drives </w:t>
        </w:r>
      </w:ins>
      <w:ins w:id="109" w:author="Narek" w:date="2012-01-09T01:30:00Z">
        <w:r w:rsidR="008D738F">
          <w:rPr>
            <w:rFonts w:ascii="Times New Roman" w:hAnsi="Times New Roman" w:cs="Times New Roman"/>
          </w:rPr>
          <w:t xml:space="preserve">the statistical </w:t>
        </w:r>
      </w:ins>
      <w:ins w:id="110" w:author="Narek" w:date="2012-01-09T01:28:00Z">
        <w:r w:rsidR="008D738F">
          <w:rPr>
            <w:rFonts w:ascii="Times New Roman" w:hAnsi="Times New Roman" w:cs="Times New Roman"/>
          </w:rPr>
          <w:t xml:space="preserve">significance, </w:t>
        </w:r>
        <w:proofErr w:type="spellStart"/>
        <w:r w:rsidR="008D738F">
          <w:rPr>
            <w:rFonts w:ascii="Times New Roman" w:hAnsi="Times New Roman" w:cs="Times New Roman"/>
          </w:rPr>
          <w:t>Torgler</w:t>
        </w:r>
        <w:proofErr w:type="spellEnd"/>
        <w:r w:rsidR="008D738F">
          <w:rPr>
            <w:rFonts w:ascii="Times New Roman" w:hAnsi="Times New Roman" w:cs="Times New Roman"/>
          </w:rPr>
          <w:t xml:space="preserve"> then includes an income inequality measure, which is found to be insignificant</w:t>
        </w:r>
      </w:ins>
      <w:ins w:id="111" w:author="Narek" w:date="2012-01-09T01:29:00Z">
        <w:r w:rsidR="008D738F">
          <w:rPr>
            <w:rFonts w:ascii="Times New Roman" w:hAnsi="Times New Roman" w:cs="Times New Roman"/>
          </w:rPr>
          <w:t>, while Latin*POP remains significant.</w:t>
        </w:r>
      </w:ins>
      <w:ins w:id="112" w:author="Narek" w:date="2012-01-09T03:54:00Z">
        <w:r w:rsidR="00CC51C5">
          <w:rPr>
            <w:rFonts w:ascii="Times New Roman" w:hAnsi="Times New Roman" w:cs="Times New Roman"/>
          </w:rPr>
          <w:t xml:space="preserve"> Lazy paper, as the majority of papers </w:t>
        </w:r>
      </w:ins>
      <w:ins w:id="113" w:author="Narek" w:date="2012-01-09T03:55:00Z">
        <w:r w:rsidR="00CC51C5">
          <w:rPr>
            <w:rFonts w:ascii="Times New Roman" w:hAnsi="Times New Roman" w:cs="Times New Roman"/>
          </w:rPr>
          <w:t>I</w:t>
        </w:r>
        <w:r w:rsidR="00CC51C5">
          <w:rPr>
            <w:rFonts w:ascii="Times New Roman" w:hAnsi="Times New Roman" w:cs="Times New Roman"/>
          </w:rPr>
          <w:t>’</w:t>
        </w:r>
        <w:r w:rsidR="00CC51C5">
          <w:rPr>
            <w:rFonts w:ascii="Times New Roman" w:hAnsi="Times New Roman" w:cs="Times New Roman"/>
          </w:rPr>
          <w:t>ve read so far.</w:t>
        </w:r>
      </w:ins>
      <w:ins w:id="114" w:author="Narek" w:date="2012-01-09T03:54:00Z">
        <w:r w:rsidR="00CC51C5">
          <w:rPr>
            <w:rFonts w:ascii="Times New Roman" w:hAnsi="Times New Roman" w:cs="Times New Roman"/>
          </w:rPr>
          <w:t xml:space="preserve"> </w:t>
        </w:r>
      </w:ins>
    </w:p>
    <w:p w:rsidR="00EE741F" w:rsidRDefault="00512796"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Torgler</w:t>
      </w:r>
      <w:proofErr w:type="spellEnd"/>
      <w:r>
        <w:rPr>
          <w:rFonts w:ascii="Times New Roman" w:hAnsi="Times New Roman" w:cs="Times New Roman"/>
        </w:rPr>
        <w:t xml:space="preserve"> and Schmidt (2007) seek to identify t</w:t>
      </w:r>
      <w:r w:rsidR="00966185">
        <w:rPr>
          <w:rFonts w:ascii="Times New Roman" w:hAnsi="Times New Roman" w:cs="Times New Roman"/>
        </w:rPr>
        <w:t xml:space="preserve">hat </w:t>
      </w:r>
      <w:r>
        <w:rPr>
          <w:rFonts w:ascii="Times New Roman" w:hAnsi="Times New Roman" w:cs="Times New Roman"/>
        </w:rPr>
        <w:t xml:space="preserve">which </w:t>
      </w:r>
      <w:r w:rsidR="00966185">
        <w:rPr>
          <w:rFonts w:ascii="Times New Roman" w:hAnsi="Times New Roman" w:cs="Times New Roman"/>
        </w:rPr>
        <w:t>shap</w:t>
      </w:r>
      <w:r>
        <w:rPr>
          <w:rFonts w:ascii="Times New Roman" w:hAnsi="Times New Roman" w:cs="Times New Roman"/>
        </w:rPr>
        <w:t>es player performance in soccer.  They i</w:t>
      </w:r>
      <w:r w:rsidR="00966185">
        <w:rPr>
          <w:rFonts w:ascii="Times New Roman" w:hAnsi="Times New Roman" w:cs="Times New Roman"/>
        </w:rPr>
        <w:t xml:space="preserve">nvestigate pay-performance for soccer players using </w:t>
      </w:r>
      <w:proofErr w:type="spellStart"/>
      <w:r w:rsidR="00966185">
        <w:rPr>
          <w:rFonts w:ascii="Times New Roman" w:hAnsi="Times New Roman" w:cs="Times New Roman"/>
        </w:rPr>
        <w:t>Bundesliga</w:t>
      </w:r>
      <w:proofErr w:type="spellEnd"/>
      <w:r w:rsidR="00966185">
        <w:rPr>
          <w:rFonts w:ascii="Times New Roman" w:hAnsi="Times New Roman" w:cs="Times New Roman"/>
        </w:rPr>
        <w:t xml:space="preserve"> </w:t>
      </w:r>
      <w:ins w:id="115" w:author="Narek" w:date="2012-01-08T13:50:00Z">
        <w:r w:rsidR="00E91C74">
          <w:rPr>
            <w:rFonts w:ascii="Times New Roman" w:hAnsi="Times New Roman" w:cs="Times New Roman"/>
          </w:rPr>
          <w:t xml:space="preserve">panel </w:t>
        </w:r>
      </w:ins>
      <w:r w:rsidR="00966185">
        <w:rPr>
          <w:rFonts w:ascii="Times New Roman" w:hAnsi="Times New Roman" w:cs="Times New Roman"/>
        </w:rPr>
        <w:t>data</w:t>
      </w:r>
      <w:r>
        <w:rPr>
          <w:rFonts w:ascii="Times New Roman" w:hAnsi="Times New Roman" w:cs="Times New Roman"/>
        </w:rPr>
        <w:t xml:space="preserve"> </w:t>
      </w:r>
      <w:ins w:id="116" w:author="Narek" w:date="2012-01-08T13:50:00Z">
        <w:r w:rsidR="00E91C74">
          <w:rPr>
            <w:rFonts w:ascii="Times New Roman" w:hAnsi="Times New Roman" w:cs="Times New Roman"/>
          </w:rPr>
          <w:t xml:space="preserve">spanning from </w:t>
        </w:r>
      </w:ins>
      <w:ins w:id="117" w:author="Narek" w:date="2012-01-08T13:51:00Z">
        <w:r w:rsidR="00E91C74">
          <w:rPr>
            <w:rFonts w:ascii="Times New Roman" w:hAnsi="Times New Roman" w:cs="Times New Roman"/>
          </w:rPr>
          <w:t xml:space="preserve">1995 to 2004 </w:t>
        </w:r>
      </w:ins>
      <w:r>
        <w:rPr>
          <w:rFonts w:ascii="Times New Roman" w:hAnsi="Times New Roman" w:cs="Times New Roman"/>
        </w:rPr>
        <w:t>and f</w:t>
      </w:r>
      <w:r w:rsidR="00966185">
        <w:rPr>
          <w:rFonts w:ascii="Times New Roman" w:hAnsi="Times New Roman" w:cs="Times New Roman"/>
        </w:rPr>
        <w:t>ind that player performance affected by both absolute income and relative income</w:t>
      </w:r>
      <w:r>
        <w:rPr>
          <w:rFonts w:ascii="Times New Roman" w:hAnsi="Times New Roman" w:cs="Times New Roman"/>
        </w:rPr>
        <w:t xml:space="preserve">. </w:t>
      </w:r>
      <w:ins w:id="118" w:author="Narek" w:date="2012-01-08T13:52:00Z">
        <w:r w:rsidR="00E91C74">
          <w:rPr>
            <w:rFonts w:ascii="Times New Roman" w:hAnsi="Times New Roman" w:cs="Times New Roman"/>
          </w:rPr>
          <w:t xml:space="preserve">They claim to measure individual </w:t>
        </w:r>
      </w:ins>
      <w:ins w:id="119" w:author="Narek" w:date="2012-01-09T00:13:00Z">
        <w:r w:rsidR="00A775B6">
          <w:rPr>
            <w:rFonts w:ascii="Times New Roman" w:hAnsi="Times New Roman" w:cs="Times New Roman"/>
          </w:rPr>
          <w:t xml:space="preserve">player </w:t>
        </w:r>
      </w:ins>
      <w:ins w:id="120" w:author="Narek" w:date="2012-01-08T13:52:00Z">
        <w:r w:rsidR="00E91C74">
          <w:rPr>
            <w:rFonts w:ascii="Times New Roman" w:hAnsi="Times New Roman" w:cs="Times New Roman"/>
          </w:rPr>
          <w:t xml:space="preserve">performance, but use only goals and assists as measures of success, so the study is biased </w:t>
        </w:r>
      </w:ins>
      <w:ins w:id="121" w:author="Narek" w:date="2012-01-08T13:53:00Z">
        <w:r w:rsidR="00E91C74">
          <w:rPr>
            <w:rFonts w:ascii="Times New Roman" w:hAnsi="Times New Roman" w:cs="Times New Roman"/>
          </w:rPr>
          <w:t>towards</w:t>
        </w:r>
      </w:ins>
      <w:ins w:id="122" w:author="Narek" w:date="2012-01-08T13:52:00Z">
        <w:r w:rsidR="00E91C74">
          <w:rPr>
            <w:rFonts w:ascii="Times New Roman" w:hAnsi="Times New Roman" w:cs="Times New Roman"/>
          </w:rPr>
          <w:t xml:space="preserve"> more </w:t>
        </w:r>
      </w:ins>
      <w:ins w:id="123" w:author="Narek" w:date="2012-01-08T13:53:00Z">
        <w:r w:rsidR="00E91C74">
          <w:rPr>
            <w:rFonts w:ascii="Times New Roman" w:hAnsi="Times New Roman" w:cs="Times New Roman"/>
          </w:rPr>
          <w:t>attacking</w:t>
        </w:r>
      </w:ins>
      <w:ins w:id="124" w:author="Narek" w:date="2012-01-08T13:52:00Z">
        <w:r w:rsidR="00E91C74">
          <w:rPr>
            <w:rFonts w:ascii="Times New Roman" w:hAnsi="Times New Roman" w:cs="Times New Roman"/>
          </w:rPr>
          <w:t xml:space="preserve"> </w:t>
        </w:r>
      </w:ins>
      <w:ins w:id="125" w:author="Narek" w:date="2012-01-08T13:53:00Z">
        <w:r w:rsidR="00E91C74">
          <w:rPr>
            <w:rFonts w:ascii="Times New Roman" w:hAnsi="Times New Roman" w:cs="Times New Roman"/>
          </w:rPr>
          <w:t>players</w:t>
        </w:r>
      </w:ins>
      <w:ins w:id="126" w:author="Narek" w:date="2012-01-08T13:54:00Z">
        <w:r w:rsidR="00EC70A5">
          <w:rPr>
            <w:rFonts w:ascii="Times New Roman" w:hAnsi="Times New Roman" w:cs="Times New Roman"/>
          </w:rPr>
          <w:t xml:space="preserve"> (midfielders </w:t>
        </w:r>
        <w:r w:rsidR="00EC70A5">
          <w:rPr>
            <w:rFonts w:ascii="Times New Roman" w:hAnsi="Times New Roman" w:cs="Times New Roman"/>
          </w:rPr>
          <w:t>and</w:t>
        </w:r>
        <w:r w:rsidR="00EC70A5">
          <w:rPr>
            <w:rFonts w:ascii="Times New Roman" w:hAnsi="Times New Roman" w:cs="Times New Roman"/>
          </w:rPr>
          <w:t xml:space="preserve"> forwards)</w:t>
        </w:r>
      </w:ins>
      <w:ins w:id="127" w:author="Narek" w:date="2012-01-08T13:53:00Z">
        <w:r w:rsidR="00E91C74">
          <w:rPr>
            <w:rFonts w:ascii="Times New Roman" w:hAnsi="Times New Roman" w:cs="Times New Roman"/>
          </w:rPr>
          <w:t>.</w:t>
        </w:r>
      </w:ins>
      <w:r>
        <w:rPr>
          <w:rFonts w:ascii="Times New Roman" w:hAnsi="Times New Roman" w:cs="Times New Roman"/>
        </w:rPr>
        <w:t xml:space="preserve"> They also cite </w:t>
      </w:r>
      <w:r w:rsidR="00966185">
        <w:rPr>
          <w:rFonts w:ascii="Times New Roman" w:hAnsi="Times New Roman" w:cs="Times New Roman"/>
        </w:rPr>
        <w:t>Dobson and Goddard (2001) at the club level</w:t>
      </w:r>
      <w:r>
        <w:rPr>
          <w:rFonts w:ascii="Times New Roman" w:hAnsi="Times New Roman" w:cs="Times New Roman"/>
        </w:rPr>
        <w:t xml:space="preserve">, </w:t>
      </w:r>
      <w:r w:rsidR="00966185">
        <w:rPr>
          <w:rFonts w:ascii="Times New Roman" w:hAnsi="Times New Roman" w:cs="Times New Roman"/>
        </w:rPr>
        <w:t>Fort (2004)</w:t>
      </w:r>
      <w:r>
        <w:rPr>
          <w:rFonts w:ascii="Times New Roman" w:hAnsi="Times New Roman" w:cs="Times New Roman"/>
        </w:rPr>
        <w:t xml:space="preserve">, and </w:t>
      </w:r>
      <w:r w:rsidR="00966185">
        <w:rPr>
          <w:rFonts w:ascii="Times New Roman" w:hAnsi="Times New Roman" w:cs="Times New Roman"/>
        </w:rPr>
        <w:t>Garland, Malcolm, and Rowe (2000)</w:t>
      </w:r>
      <w:r>
        <w:rPr>
          <w:rFonts w:ascii="Times New Roman" w:hAnsi="Times New Roman" w:cs="Times New Roman"/>
        </w:rPr>
        <w:t>.  They conclude</w:t>
      </w:r>
      <w:r w:rsidR="00EE741F">
        <w:rPr>
          <w:rFonts w:ascii="Times New Roman" w:hAnsi="Times New Roman" w:cs="Times New Roman"/>
        </w:rPr>
        <w:t xml:space="preserve"> with </w:t>
      </w:r>
      <w:r>
        <w:rPr>
          <w:rFonts w:ascii="Times New Roman" w:hAnsi="Times New Roman" w:cs="Times New Roman"/>
        </w:rPr>
        <w:t xml:space="preserve">a </w:t>
      </w:r>
      <w:r w:rsidR="00EE741F">
        <w:rPr>
          <w:rFonts w:ascii="Times New Roman" w:hAnsi="Times New Roman" w:cs="Times New Roman"/>
        </w:rPr>
        <w:t>discussion of refereeing, suggests further investigation of ‘economics of football tournaments’ – we could extend with other World Cups (‘06, ‘10) as well as Euro cups, perhaps</w:t>
      </w:r>
      <w:r>
        <w:rPr>
          <w:rFonts w:ascii="Times New Roman" w:hAnsi="Times New Roman" w:cs="Times New Roman"/>
        </w:rPr>
        <w:t>.</w:t>
      </w:r>
      <w:ins w:id="128" w:author="Narek" w:date="2012-01-08T13:50:00Z">
        <w:r w:rsidR="00E91C74">
          <w:rPr>
            <w:rFonts w:ascii="Times New Roman" w:hAnsi="Times New Roman" w:cs="Times New Roman"/>
          </w:rPr>
          <w:t xml:space="preserve"> </w:t>
        </w:r>
      </w:ins>
    </w:p>
    <w:p w:rsidR="00282155" w:rsidRPr="00EE741F" w:rsidRDefault="00512796" w:rsidP="00692BFB">
      <w:pPr>
        <w:spacing w:after="0" w:line="360" w:lineRule="auto"/>
        <w:ind w:firstLine="547"/>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Baur</w:t>
      </w:r>
      <w:proofErr w:type="spellEnd"/>
      <w:r>
        <w:rPr>
          <w:rFonts w:ascii="Times New Roman" w:hAnsi="Times New Roman" w:cs="Times New Roman"/>
        </w:rPr>
        <w:t xml:space="preserve"> and Lehmann (</w:t>
      </w:r>
      <w:del w:id="129" w:author="Narek" w:date="2012-01-09T01:44:00Z">
        <w:r w:rsidDel="003D48C5">
          <w:rPr>
            <w:rFonts w:ascii="Times New Roman" w:hAnsi="Times New Roman" w:cs="Times New Roman"/>
          </w:rPr>
          <w:delText>year</w:delText>
        </w:r>
      </w:del>
      <w:ins w:id="130" w:author="Narek" w:date="2012-01-09T01:44:00Z">
        <w:r w:rsidR="003D48C5">
          <w:rPr>
            <w:rFonts w:ascii="Times New Roman" w:hAnsi="Times New Roman" w:cs="Times New Roman"/>
          </w:rPr>
          <w:t>2007</w:t>
        </w:r>
      </w:ins>
      <w:r>
        <w:rPr>
          <w:rFonts w:ascii="Times New Roman" w:hAnsi="Times New Roman" w:cs="Times New Roman"/>
        </w:rPr>
        <w:t xml:space="preserve">) question whether </w:t>
      </w:r>
      <w:r w:rsidR="00EE741F">
        <w:rPr>
          <w:rFonts w:ascii="Times New Roman" w:hAnsi="Times New Roman" w:cs="Times New Roman"/>
        </w:rPr>
        <w:t xml:space="preserve">the </w:t>
      </w:r>
      <w:r>
        <w:rPr>
          <w:rFonts w:ascii="Times New Roman" w:hAnsi="Times New Roman" w:cs="Times New Roman"/>
        </w:rPr>
        <w:t>cross-border m</w:t>
      </w:r>
      <w:r w:rsidR="00EE741F">
        <w:rPr>
          <w:rFonts w:ascii="Times New Roman" w:hAnsi="Times New Roman" w:cs="Times New Roman"/>
        </w:rPr>
        <w:t xml:space="preserve">obility of </w:t>
      </w:r>
      <w:r>
        <w:rPr>
          <w:rFonts w:ascii="Times New Roman" w:hAnsi="Times New Roman" w:cs="Times New Roman"/>
        </w:rPr>
        <w:t>soccer players i</w:t>
      </w:r>
      <w:r w:rsidR="00EE741F">
        <w:rPr>
          <w:rFonts w:ascii="Times New Roman" w:hAnsi="Times New Roman" w:cs="Times New Roman"/>
        </w:rPr>
        <w:t>nfluence</w:t>
      </w:r>
      <w:r>
        <w:rPr>
          <w:rFonts w:ascii="Times New Roman" w:hAnsi="Times New Roman" w:cs="Times New Roman"/>
        </w:rPr>
        <w:t>s the s</w:t>
      </w:r>
      <w:r w:rsidR="00EE741F">
        <w:rPr>
          <w:rFonts w:ascii="Times New Roman" w:hAnsi="Times New Roman" w:cs="Times New Roman"/>
        </w:rPr>
        <w:t xml:space="preserve">uccess of the </w:t>
      </w:r>
      <w:r>
        <w:rPr>
          <w:rFonts w:ascii="Times New Roman" w:hAnsi="Times New Roman" w:cs="Times New Roman"/>
        </w:rPr>
        <w:t>national team with a f</w:t>
      </w:r>
      <w:r w:rsidR="00EE741F">
        <w:rPr>
          <w:rFonts w:ascii="Times New Roman" w:hAnsi="Times New Roman" w:cs="Times New Roman"/>
        </w:rPr>
        <w:t>ocus on “t</w:t>
      </w:r>
      <w:r>
        <w:rPr>
          <w:rFonts w:ascii="Times New Roman" w:hAnsi="Times New Roman" w:cs="Times New Roman"/>
        </w:rPr>
        <w:t>rade” of players across borders.  They find that</w:t>
      </w:r>
      <w:r w:rsidR="00EE741F">
        <w:rPr>
          <w:rFonts w:ascii="Times New Roman" w:hAnsi="Times New Roman" w:cs="Times New Roman"/>
        </w:rPr>
        <w:t xml:space="preserve"> both imports and exports help gains from trade</w:t>
      </w:r>
      <w:r>
        <w:rPr>
          <w:rFonts w:ascii="Times New Roman" w:hAnsi="Times New Roman" w:cs="Times New Roman"/>
        </w:rPr>
        <w:t xml:space="preserve">.  Notably, they cite </w:t>
      </w:r>
      <w:r w:rsidR="001D64BF">
        <w:rPr>
          <w:rFonts w:ascii="Times New Roman" w:hAnsi="Times New Roman" w:cs="Times New Roman"/>
        </w:rPr>
        <w:t xml:space="preserve">HGR </w:t>
      </w:r>
      <w:r w:rsidR="00282155">
        <w:rPr>
          <w:rFonts w:ascii="Times New Roman" w:hAnsi="Times New Roman" w:cs="Times New Roman"/>
        </w:rPr>
        <w:t xml:space="preserve">as </w:t>
      </w:r>
      <w:r>
        <w:rPr>
          <w:rFonts w:ascii="Times New Roman" w:hAnsi="Times New Roman" w:cs="Times New Roman"/>
        </w:rPr>
        <w:t xml:space="preserve">the </w:t>
      </w:r>
      <w:r w:rsidR="00282155">
        <w:rPr>
          <w:rFonts w:ascii="Times New Roman" w:hAnsi="Times New Roman" w:cs="Times New Roman"/>
        </w:rPr>
        <w:t>“only” quantitative study</w:t>
      </w:r>
      <w:r>
        <w:rPr>
          <w:rFonts w:ascii="Times New Roman" w:hAnsi="Times New Roman" w:cs="Times New Roman"/>
        </w:rPr>
        <w:t xml:space="preserve"> in the field.  Their a</w:t>
      </w:r>
      <w:r w:rsidR="00282155">
        <w:rPr>
          <w:rFonts w:ascii="Times New Roman" w:hAnsi="Times New Roman" w:cs="Times New Roman"/>
        </w:rPr>
        <w:t xml:space="preserve">pproach based in </w:t>
      </w:r>
      <w:proofErr w:type="spellStart"/>
      <w:r w:rsidR="00282155">
        <w:rPr>
          <w:rFonts w:ascii="Times New Roman" w:hAnsi="Times New Roman" w:cs="Times New Roman"/>
        </w:rPr>
        <w:t>Ricardian</w:t>
      </w:r>
      <w:proofErr w:type="spellEnd"/>
      <w:r w:rsidR="00282155">
        <w:rPr>
          <w:rFonts w:ascii="Times New Roman" w:hAnsi="Times New Roman" w:cs="Times New Roman"/>
        </w:rPr>
        <w:t xml:space="preserve"> comparative advantage</w:t>
      </w:r>
      <w:r>
        <w:rPr>
          <w:rFonts w:ascii="Times New Roman" w:hAnsi="Times New Roman" w:cs="Times New Roman"/>
        </w:rPr>
        <w:t xml:space="preserve">, and they use both FIFA rankings and the </w:t>
      </w:r>
      <w:r w:rsidR="00282155">
        <w:rPr>
          <w:rFonts w:ascii="Times New Roman" w:hAnsi="Times New Roman" w:cs="Times New Roman"/>
        </w:rPr>
        <w:t>market value of domestic clubs</w:t>
      </w:r>
      <w:r>
        <w:rPr>
          <w:rFonts w:ascii="Times New Roman" w:hAnsi="Times New Roman" w:cs="Times New Roman"/>
        </w:rPr>
        <w:t>.  They f</w:t>
      </w:r>
      <w:r w:rsidR="00282155">
        <w:rPr>
          <w:rFonts w:ascii="Times New Roman" w:hAnsi="Times New Roman" w:cs="Times New Roman"/>
        </w:rPr>
        <w:t>ind that worst player determines success of team, not the superstars</w:t>
      </w:r>
      <w:r w:rsidR="00692BFB">
        <w:rPr>
          <w:rFonts w:ascii="Times New Roman" w:hAnsi="Times New Roman" w:cs="Times New Roman"/>
        </w:rPr>
        <w:t>.  Their c</w:t>
      </w:r>
      <w:r w:rsidR="00282155">
        <w:rPr>
          <w:rFonts w:ascii="Times New Roman" w:hAnsi="Times New Roman" w:cs="Times New Roman"/>
        </w:rPr>
        <w:t xml:space="preserve">ontrol variables include: age of players, footedness, </w:t>
      </w:r>
      <w:proofErr w:type="gramStart"/>
      <w:r w:rsidR="00282155">
        <w:rPr>
          <w:rFonts w:ascii="Times New Roman" w:hAnsi="Times New Roman" w:cs="Times New Roman"/>
        </w:rPr>
        <w:t>average</w:t>
      </w:r>
      <w:proofErr w:type="gramEnd"/>
      <w:r w:rsidR="00282155">
        <w:rPr>
          <w:rFonts w:ascii="Times New Roman" w:hAnsi="Times New Roman" w:cs="Times New Roman"/>
        </w:rPr>
        <w:t xml:space="preserve"> number of games</w:t>
      </w:r>
      <w:r w:rsidR="00692BFB">
        <w:rPr>
          <w:rFonts w:ascii="Times New Roman" w:hAnsi="Times New Roman" w:cs="Times New Roman"/>
        </w:rPr>
        <w:t xml:space="preserve">.  </w:t>
      </w:r>
      <w:r w:rsidR="00282155">
        <w:rPr>
          <w:rFonts w:ascii="Times New Roman" w:hAnsi="Times New Roman" w:cs="Times New Roman"/>
        </w:rPr>
        <w:t xml:space="preserve">One update </w:t>
      </w:r>
      <w:r w:rsidR="00692BFB">
        <w:rPr>
          <w:rFonts w:ascii="Times New Roman" w:hAnsi="Times New Roman" w:cs="Times New Roman"/>
        </w:rPr>
        <w:t xml:space="preserve">we could add </w:t>
      </w:r>
      <w:r w:rsidR="00282155">
        <w:rPr>
          <w:rFonts w:ascii="Times New Roman" w:hAnsi="Times New Roman" w:cs="Times New Roman"/>
        </w:rPr>
        <w:t xml:space="preserve">in </w:t>
      </w:r>
      <w:r w:rsidR="00692BFB">
        <w:rPr>
          <w:rFonts w:ascii="Times New Roman" w:hAnsi="Times New Roman" w:cs="Times New Roman"/>
        </w:rPr>
        <w:t xml:space="preserve">the </w:t>
      </w:r>
      <w:r w:rsidR="00282155">
        <w:rPr>
          <w:rFonts w:ascii="Times New Roman" w:hAnsi="Times New Roman" w:cs="Times New Roman"/>
        </w:rPr>
        <w:t xml:space="preserve">wake of 2010 world cup </w:t>
      </w:r>
      <w:r w:rsidR="00692BFB">
        <w:rPr>
          <w:rFonts w:ascii="Times New Roman" w:hAnsi="Times New Roman" w:cs="Times New Roman"/>
        </w:rPr>
        <w:t>considers</w:t>
      </w:r>
      <w:r w:rsidR="00282155">
        <w:rPr>
          <w:rFonts w:ascii="Times New Roman" w:hAnsi="Times New Roman" w:cs="Times New Roman"/>
        </w:rPr>
        <w:t xml:space="preserve"> the suggestion that playing in extended club seasons worked against the success of national teams, but that could just be England and </w:t>
      </w:r>
      <w:commentRangeStart w:id="131"/>
      <w:r w:rsidR="00282155">
        <w:rPr>
          <w:rFonts w:ascii="Times New Roman" w:hAnsi="Times New Roman" w:cs="Times New Roman"/>
        </w:rPr>
        <w:t>USA</w:t>
      </w:r>
      <w:commentRangeEnd w:id="131"/>
      <w:r w:rsidR="002F2C79">
        <w:rPr>
          <w:rStyle w:val="CommentReference"/>
        </w:rPr>
        <w:commentReference w:id="131"/>
      </w:r>
      <w:r w:rsidR="00692BFB">
        <w:rPr>
          <w:rFonts w:ascii="Times New Roman" w:hAnsi="Times New Roman" w:cs="Times New Roman"/>
        </w:rPr>
        <w:t>.  We cou</w:t>
      </w:r>
      <w:r w:rsidR="00282155">
        <w:rPr>
          <w:rFonts w:ascii="Times New Roman" w:hAnsi="Times New Roman" w:cs="Times New Roman"/>
        </w:rPr>
        <w:t xml:space="preserve">ld </w:t>
      </w:r>
      <w:r w:rsidR="00692BFB">
        <w:rPr>
          <w:rFonts w:ascii="Times New Roman" w:hAnsi="Times New Roman" w:cs="Times New Roman"/>
        </w:rPr>
        <w:t xml:space="preserve">also </w:t>
      </w:r>
      <w:r w:rsidR="00282155">
        <w:rPr>
          <w:rFonts w:ascii="Times New Roman" w:hAnsi="Times New Roman" w:cs="Times New Roman"/>
        </w:rPr>
        <w:t>update this data to include control variable MESSI</w:t>
      </w:r>
      <w:r w:rsidR="00692BFB">
        <w:rPr>
          <w:rFonts w:ascii="Times New Roman" w:hAnsi="Times New Roman" w:cs="Times New Roman"/>
        </w:rPr>
        <w:t>, and I think it would be use</w:t>
      </w:r>
      <w:r w:rsidR="00282155">
        <w:rPr>
          <w:rFonts w:ascii="Times New Roman" w:hAnsi="Times New Roman" w:cs="Times New Roman"/>
        </w:rPr>
        <w:t>ful if we want to consider individual African players and their home country success</w:t>
      </w:r>
      <w:r w:rsidR="00692BFB">
        <w:rPr>
          <w:rFonts w:ascii="Times New Roman" w:hAnsi="Times New Roman" w:cs="Times New Roman"/>
        </w:rPr>
        <w:t xml:space="preserve">.  The authors seek to place their paper in a wider literature, by citing (among others) such giants as </w:t>
      </w:r>
      <w:r w:rsidR="00282155">
        <w:rPr>
          <w:rFonts w:ascii="Times New Roman" w:hAnsi="Times New Roman" w:cs="Times New Roman"/>
        </w:rPr>
        <w:t>Porter (2000) on clusters</w:t>
      </w:r>
      <w:r w:rsidR="00692BFB">
        <w:rPr>
          <w:rFonts w:ascii="Times New Roman" w:hAnsi="Times New Roman" w:cs="Times New Roman"/>
        </w:rPr>
        <w:t xml:space="preserve"> and </w:t>
      </w:r>
      <w:r w:rsidR="00282155">
        <w:rPr>
          <w:rFonts w:ascii="Times New Roman" w:hAnsi="Times New Roman" w:cs="Times New Roman"/>
        </w:rPr>
        <w:t xml:space="preserve">Grossman and </w:t>
      </w:r>
      <w:proofErr w:type="spellStart"/>
      <w:r w:rsidR="00282155">
        <w:rPr>
          <w:rFonts w:ascii="Times New Roman" w:hAnsi="Times New Roman" w:cs="Times New Roman"/>
        </w:rPr>
        <w:t>Helpman</w:t>
      </w:r>
      <w:proofErr w:type="spellEnd"/>
      <w:r w:rsidR="00282155">
        <w:rPr>
          <w:rFonts w:ascii="Times New Roman" w:hAnsi="Times New Roman" w:cs="Times New Roman"/>
        </w:rPr>
        <w:t xml:space="preserve"> (1990) on knowledge spillovers</w:t>
      </w:r>
      <w:r w:rsidR="00692BFB">
        <w:rPr>
          <w:rFonts w:ascii="Times New Roman" w:hAnsi="Times New Roman" w:cs="Times New Roman"/>
        </w:rPr>
        <w:t xml:space="preserve">.  They also cite the interestingly-titled </w:t>
      </w:r>
      <w:proofErr w:type="spellStart"/>
      <w:r w:rsidR="00692BFB">
        <w:rPr>
          <w:rFonts w:ascii="Times New Roman" w:hAnsi="Times New Roman" w:cs="Times New Roman"/>
        </w:rPr>
        <w:t>Milanovic</w:t>
      </w:r>
      <w:proofErr w:type="spellEnd"/>
      <w:r w:rsidR="00692BFB">
        <w:rPr>
          <w:rFonts w:ascii="Times New Roman" w:hAnsi="Times New Roman" w:cs="Times New Roman"/>
        </w:rPr>
        <w:t xml:space="preserve"> (2005) on </w:t>
      </w:r>
      <w:r w:rsidR="00282155">
        <w:rPr>
          <w:rFonts w:ascii="Times New Roman" w:hAnsi="Times New Roman" w:cs="Times New Roman"/>
        </w:rPr>
        <w:t xml:space="preserve">globalization and </w:t>
      </w:r>
      <w:commentRangeStart w:id="132"/>
      <w:r w:rsidR="00282155">
        <w:rPr>
          <w:rFonts w:ascii="Times New Roman" w:hAnsi="Times New Roman" w:cs="Times New Roman"/>
        </w:rPr>
        <w:t>goals</w:t>
      </w:r>
      <w:commentRangeEnd w:id="132"/>
      <w:r w:rsidR="00CC51C5">
        <w:rPr>
          <w:rStyle w:val="CommentReference"/>
        </w:rPr>
        <w:commentReference w:id="132"/>
      </w:r>
      <w:r w:rsidR="00692BFB">
        <w:rPr>
          <w:rFonts w:ascii="Times New Roman" w:hAnsi="Times New Roman" w:cs="Times New Roman"/>
        </w:rPr>
        <w:t>.</w:t>
      </w:r>
      <w:ins w:id="133" w:author="Narek" w:date="2012-01-06T14:54:00Z">
        <w:r w:rsidR="00F1495A" w:rsidRPr="00F1495A">
          <w:rPr>
            <w:rFonts w:ascii="Times New Roman" w:hAnsi="Times New Roman" w:cs="Times New Roman"/>
          </w:rPr>
          <w:t xml:space="preserve"> </w:t>
        </w:r>
        <w:r w:rsidR="00F1495A">
          <w:rPr>
            <w:rFonts w:ascii="Times New Roman" w:hAnsi="Times New Roman" w:cs="Times New Roman"/>
          </w:rPr>
          <w:t xml:space="preserve">.  </w:t>
        </w:r>
      </w:ins>
    </w:p>
    <w:p w:rsidR="00692BFB" w:rsidRPr="008459F2" w:rsidRDefault="00692BFB" w:rsidP="00692BFB">
      <w:pPr>
        <w:spacing w:after="0" w:line="360" w:lineRule="auto"/>
        <w:ind w:firstLine="547"/>
        <w:jc w:val="both"/>
        <w:rPr>
          <w:rFonts w:ascii="Times New Roman" w:hAnsi="Times New Roman" w:cs="Times New Roman"/>
        </w:rPr>
      </w:pPr>
      <w:r>
        <w:rPr>
          <w:rFonts w:ascii="Times New Roman" w:hAnsi="Times New Roman" w:cs="Times New Roman"/>
        </w:rPr>
        <w:tab/>
      </w:r>
      <w:del w:id="134" w:author="Narek" w:date="2012-01-06T14:58:00Z">
        <w:r w:rsidDel="00F1495A">
          <w:rPr>
            <w:rFonts w:ascii="Times New Roman" w:hAnsi="Times New Roman" w:cs="Times New Roman"/>
          </w:rPr>
          <w:delText>Author Unkown</w:delText>
        </w:r>
      </w:del>
      <w:ins w:id="135" w:author="Narek" w:date="2012-01-06T14:58:00Z">
        <w:r w:rsidR="00F1495A">
          <w:rPr>
            <w:rFonts w:ascii="Times New Roman" w:hAnsi="Times New Roman" w:cs="Times New Roman"/>
          </w:rPr>
          <w:t>Yamamura</w:t>
        </w:r>
      </w:ins>
      <w:r>
        <w:rPr>
          <w:rFonts w:ascii="Times New Roman" w:hAnsi="Times New Roman" w:cs="Times New Roman"/>
        </w:rPr>
        <w:t xml:space="preserve"> </w:t>
      </w:r>
      <w:ins w:id="136" w:author="Narek" w:date="2012-01-06T14:58:00Z">
        <w:r w:rsidR="00F1495A">
          <w:rPr>
            <w:rFonts w:ascii="Times New Roman" w:hAnsi="Times New Roman" w:cs="Times New Roman"/>
          </w:rPr>
          <w:t>(2008)</w:t>
        </w:r>
      </w:ins>
      <w:del w:id="137" w:author="Narek" w:date="2012-01-06T14:58:00Z">
        <w:r w:rsidDel="00F1495A">
          <w:rPr>
            <w:rFonts w:ascii="Times New Roman" w:hAnsi="Times New Roman" w:cs="Times New Roman"/>
          </w:rPr>
          <w:delText>(year)</w:delText>
        </w:r>
      </w:del>
      <w:r>
        <w:rPr>
          <w:rFonts w:ascii="Times New Roman" w:hAnsi="Times New Roman" w:cs="Times New Roman"/>
        </w:rPr>
        <w:t xml:space="preserve"> uses the soccer transfer market as a means of investigating the effect of linguistic heterogeneity on technology transfer and find that the learning effect is larger for developing countries than developed countries.  They begin with references to seminal papers in the development literature, including </w:t>
      </w:r>
      <w:proofErr w:type="spellStart"/>
      <w:r w:rsidRPr="008459F2">
        <w:rPr>
          <w:rFonts w:ascii="Times New Roman" w:hAnsi="Times New Roman" w:cs="Times New Roman"/>
        </w:rPr>
        <w:t>Goolsbee</w:t>
      </w:r>
      <w:proofErr w:type="spellEnd"/>
      <w:r w:rsidRPr="008459F2">
        <w:rPr>
          <w:rFonts w:ascii="Times New Roman" w:hAnsi="Times New Roman" w:cs="Times New Roman"/>
        </w:rPr>
        <w:t xml:space="preserve"> and </w:t>
      </w:r>
      <w:proofErr w:type="spellStart"/>
      <w:r w:rsidRPr="008459F2">
        <w:rPr>
          <w:rFonts w:ascii="Times New Roman" w:hAnsi="Times New Roman" w:cs="Times New Roman"/>
        </w:rPr>
        <w:t>Klenow</w:t>
      </w:r>
      <w:proofErr w:type="spellEnd"/>
      <w:r w:rsidRPr="008459F2">
        <w:rPr>
          <w:rFonts w:ascii="Times New Roman" w:hAnsi="Times New Roman" w:cs="Times New Roman"/>
        </w:rPr>
        <w:t xml:space="preserve"> </w:t>
      </w:r>
      <w:r>
        <w:rPr>
          <w:rFonts w:ascii="Times New Roman" w:hAnsi="Times New Roman" w:cs="Times New Roman"/>
        </w:rPr>
        <w:t>(2002) and</w:t>
      </w:r>
      <w:r w:rsidRPr="008459F2">
        <w:rPr>
          <w:rFonts w:ascii="Times New Roman" w:hAnsi="Times New Roman" w:cs="Times New Roman"/>
        </w:rPr>
        <w:t xml:space="preserve"> Easterly and Levine </w:t>
      </w:r>
      <w:r>
        <w:rPr>
          <w:rFonts w:ascii="Times New Roman" w:hAnsi="Times New Roman" w:cs="Times New Roman"/>
        </w:rPr>
        <w:t>(</w:t>
      </w:r>
      <w:r w:rsidRPr="008459F2">
        <w:rPr>
          <w:rFonts w:ascii="Times New Roman" w:hAnsi="Times New Roman" w:cs="Times New Roman"/>
        </w:rPr>
        <w:t>1997</w:t>
      </w:r>
      <w:r>
        <w:rPr>
          <w:rFonts w:ascii="Times New Roman" w:hAnsi="Times New Roman" w:cs="Times New Roman"/>
        </w:rPr>
        <w:t xml:space="preserve">).  They define ‘most developed countries’ – in terms of identifying the technology frontier – by the countries with the top four domestic leagues.  Neither MLS nor the Japanese league made the cut.  Their variables include: RPTS (technology level), years, WC appearances, GDP, pop, unemployment rate, </w:t>
      </w:r>
      <w:r>
        <w:rPr>
          <w:rFonts w:ascii="Times New Roman" w:hAnsi="Times New Roman" w:cs="Times New Roman"/>
        </w:rPr>
        <w:lastRenderedPageBreak/>
        <w:t xml:space="preserve">language dummies, ethno-linguistic fractionalization.  </w:t>
      </w:r>
      <w:del w:id="138" w:author="Narek" w:date="2012-01-08T13:43:00Z">
        <w:r w:rsidDel="00892059">
          <w:rPr>
            <w:rFonts w:ascii="Times New Roman" w:hAnsi="Times New Roman" w:cs="Times New Roman"/>
          </w:rPr>
          <w:delText xml:space="preserve">Anonymous </w:delText>
        </w:r>
      </w:del>
      <w:ins w:id="139" w:author="Narek" w:date="2012-01-08T13:43:00Z">
        <w:r w:rsidR="00892059">
          <w:rPr>
            <w:rFonts w:ascii="Times New Roman" w:hAnsi="Times New Roman" w:cs="Times New Roman"/>
          </w:rPr>
          <w:t>Yamamura</w:t>
        </w:r>
        <w:r w:rsidR="00892059">
          <w:rPr>
            <w:rFonts w:ascii="Times New Roman" w:hAnsi="Times New Roman" w:cs="Times New Roman"/>
          </w:rPr>
          <w:t xml:space="preserve"> </w:t>
        </w:r>
        <w:r w:rsidR="00892059">
          <w:rPr>
            <w:rFonts w:ascii="Times New Roman" w:hAnsi="Times New Roman" w:cs="Times New Roman"/>
          </w:rPr>
          <w:t xml:space="preserve">(2008) </w:t>
        </w:r>
      </w:ins>
      <w:r>
        <w:rPr>
          <w:rFonts w:ascii="Times New Roman" w:hAnsi="Times New Roman" w:cs="Times New Roman"/>
        </w:rPr>
        <w:t xml:space="preserve">also cites </w:t>
      </w:r>
      <w:r w:rsidRPr="008459F2">
        <w:rPr>
          <w:rFonts w:ascii="Times New Roman" w:hAnsi="Times New Roman" w:cs="Times New Roman"/>
        </w:rPr>
        <w:t xml:space="preserve">Yamamura </w:t>
      </w:r>
      <w:r>
        <w:rPr>
          <w:rFonts w:ascii="Times New Roman" w:hAnsi="Times New Roman" w:cs="Times New Roman"/>
        </w:rPr>
        <w:t>(</w:t>
      </w:r>
      <w:r w:rsidRPr="008459F2">
        <w:rPr>
          <w:rFonts w:ascii="Times New Roman" w:hAnsi="Times New Roman" w:cs="Times New Roman"/>
        </w:rPr>
        <w:t>2009</w:t>
      </w:r>
      <w:ins w:id="140" w:author="Narek" w:date="2012-01-08T13:43:00Z">
        <w:r w:rsidR="00892059">
          <w:rPr>
            <w:rFonts w:ascii="Times New Roman" w:hAnsi="Times New Roman" w:cs="Times New Roman"/>
          </w:rPr>
          <w:t xml:space="preserve"> </w:t>
        </w:r>
        <w:r w:rsidR="00892059">
          <w:rPr>
            <w:rFonts w:ascii="Times New Roman" w:hAnsi="Times New Roman" w:cs="Times New Roman"/>
          </w:rPr>
          <w:t>–</w:t>
        </w:r>
        <w:r w:rsidR="00892059">
          <w:rPr>
            <w:rFonts w:ascii="Times New Roman" w:hAnsi="Times New Roman" w:cs="Times New Roman"/>
          </w:rPr>
          <w:t>forthcoming?</w:t>
        </w:r>
      </w:ins>
      <w:r>
        <w:rPr>
          <w:rFonts w:ascii="Times New Roman" w:hAnsi="Times New Roman" w:cs="Times New Roman"/>
        </w:rPr>
        <w:t>) on how labor mobility leads to increase in FIFA competitive balance, Houston and Wilson (2002) who use FIFA rankings as proxy, and Coupe (2007) on bonus schemes at 2006 WC.</w:t>
      </w:r>
    </w:p>
    <w:p w:rsidR="00283618" w:rsidRDefault="00283618" w:rsidP="00692BFB">
      <w:pPr>
        <w:spacing w:after="0" w:line="360" w:lineRule="auto"/>
        <w:ind w:firstLine="547"/>
        <w:jc w:val="both"/>
        <w:rPr>
          <w:rFonts w:ascii="Times New Roman" w:hAnsi="Times New Roman" w:cs="Times New Roman"/>
        </w:rPr>
      </w:pPr>
      <w:proofErr w:type="spellStart"/>
      <w:r>
        <w:rPr>
          <w:rFonts w:ascii="Times New Roman" w:hAnsi="Times New Roman" w:cs="Times New Roman"/>
        </w:rPr>
        <w:t>Kavetsos</w:t>
      </w:r>
      <w:proofErr w:type="spellEnd"/>
      <w:r>
        <w:rPr>
          <w:rFonts w:ascii="Times New Roman" w:hAnsi="Times New Roman" w:cs="Times New Roman"/>
        </w:rPr>
        <w:t xml:space="preserve"> and </w:t>
      </w:r>
      <w:proofErr w:type="spellStart"/>
      <w:r>
        <w:rPr>
          <w:rFonts w:ascii="Times New Roman" w:hAnsi="Times New Roman" w:cs="Times New Roman"/>
        </w:rPr>
        <w:t>Szymanksi</w:t>
      </w:r>
      <w:proofErr w:type="spellEnd"/>
      <w:r w:rsidR="00692BFB">
        <w:rPr>
          <w:rFonts w:ascii="Times New Roman" w:hAnsi="Times New Roman" w:cs="Times New Roman"/>
        </w:rPr>
        <w:t xml:space="preserve"> (</w:t>
      </w:r>
      <w:del w:id="141" w:author="Narek" w:date="2012-01-08T13:44:00Z">
        <w:r w:rsidR="00692BFB" w:rsidDel="00E91C74">
          <w:rPr>
            <w:rFonts w:ascii="Times New Roman" w:hAnsi="Times New Roman" w:cs="Times New Roman"/>
          </w:rPr>
          <w:delText>year</w:delText>
        </w:r>
      </w:del>
      <w:ins w:id="142" w:author="Narek" w:date="2012-01-08T13:44:00Z">
        <w:r w:rsidR="00E91C74">
          <w:rPr>
            <w:rFonts w:ascii="Times New Roman" w:hAnsi="Times New Roman" w:cs="Times New Roman"/>
          </w:rPr>
          <w:t>2008</w:t>
        </w:r>
      </w:ins>
      <w:r w:rsidR="00692BFB">
        <w:rPr>
          <w:rFonts w:ascii="Times New Roman" w:hAnsi="Times New Roman" w:cs="Times New Roman"/>
        </w:rPr>
        <w:t>) investigate the impact of international sports events, such as the Olympics, World Cup, and UEFA championship on national w</w:t>
      </w:r>
      <w:r>
        <w:rPr>
          <w:rFonts w:ascii="Times New Roman" w:hAnsi="Times New Roman" w:cs="Times New Roman"/>
        </w:rPr>
        <w:t>ellbeing</w:t>
      </w:r>
      <w:r w:rsidR="00692BFB">
        <w:rPr>
          <w:rFonts w:ascii="Times New Roman" w:hAnsi="Times New Roman" w:cs="Times New Roman"/>
        </w:rPr>
        <w:t>, which inspires the consideration of the “Human Development Index” instead of GDP as a measure of soccer capacity.  This direction is n</w:t>
      </w:r>
      <w:r>
        <w:rPr>
          <w:rFonts w:ascii="Times New Roman" w:hAnsi="Times New Roman" w:cs="Times New Roman"/>
        </w:rPr>
        <w:t>ot particularly relevant for our purposes, but this line of research is our best chance to get interviewed by NPR</w:t>
      </w:r>
      <w:r w:rsidR="00692BFB">
        <w:rPr>
          <w:rFonts w:ascii="Times New Roman" w:hAnsi="Times New Roman" w:cs="Times New Roman"/>
        </w:rPr>
        <w:t>.</w:t>
      </w:r>
      <w:ins w:id="143" w:author="Narek" w:date="2012-01-08T13:44:00Z">
        <w:r w:rsidR="00E91C74">
          <w:rPr>
            <w:rFonts w:ascii="Times New Roman" w:hAnsi="Times New Roman" w:cs="Times New Roman"/>
          </w:rPr>
          <w:t xml:space="preserve"> </w:t>
        </w:r>
      </w:ins>
    </w:p>
    <w:p w:rsidR="00283618" w:rsidRDefault="00283618" w:rsidP="00692BFB">
      <w:pPr>
        <w:pStyle w:val="ListParagraph"/>
        <w:spacing w:after="0" w:line="360" w:lineRule="auto"/>
        <w:ind w:firstLine="547"/>
        <w:jc w:val="both"/>
        <w:rPr>
          <w:rFonts w:ascii="Times New Roman" w:hAnsi="Times New Roman" w:cs="Times New Roman"/>
        </w:rPr>
      </w:pPr>
    </w:p>
    <w:p w:rsidR="001D64BF" w:rsidRDefault="001D64BF" w:rsidP="00692BFB">
      <w:pPr>
        <w:spacing w:after="0" w:line="360" w:lineRule="auto"/>
        <w:ind w:firstLine="547"/>
        <w:jc w:val="both"/>
        <w:rPr>
          <w:rFonts w:ascii="Times New Roman" w:hAnsi="Times New Roman" w:cs="Times New Roman"/>
        </w:rPr>
      </w:pPr>
    </w:p>
    <w:p w:rsidR="006425AA" w:rsidRDefault="006425AA" w:rsidP="00692BFB">
      <w:pPr>
        <w:spacing w:after="0" w:line="360" w:lineRule="auto"/>
        <w:ind w:firstLine="547"/>
        <w:jc w:val="both"/>
        <w:rPr>
          <w:rFonts w:ascii="Times New Roman" w:hAnsi="Times New Roman" w:cs="Times New Roman"/>
        </w:rPr>
      </w:pPr>
    </w:p>
    <w:p w:rsidR="006425AA" w:rsidRPr="006425AA" w:rsidRDefault="006425AA" w:rsidP="00692BFB">
      <w:pPr>
        <w:spacing w:after="0" w:line="360" w:lineRule="auto"/>
        <w:ind w:firstLine="547"/>
        <w:jc w:val="both"/>
        <w:rPr>
          <w:rFonts w:ascii="Times New Roman" w:hAnsi="Times New Roman" w:cs="Times New Roman"/>
        </w:rPr>
      </w:pPr>
    </w:p>
    <w:sectPr w:rsidR="006425AA" w:rsidRPr="006425AA" w:rsidSect="008B4E0F">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 w:author="Narek" w:date="2012-01-09T00:20:00Z" w:initials="N">
    <w:p w:rsidR="00A775B6" w:rsidRDefault="00A775B6">
      <w:pPr>
        <w:pStyle w:val="CommentText"/>
      </w:pPr>
      <w:r>
        <w:rPr>
          <w:rStyle w:val="CommentReference"/>
        </w:rPr>
        <w:annotationRef/>
      </w:r>
      <w:r>
        <w:t>Seriously?</w:t>
      </w:r>
    </w:p>
  </w:comment>
  <w:comment w:id="131" w:author="Narek" w:date="2012-01-09T03:57:00Z" w:initials="N">
    <w:p w:rsidR="002F2C79" w:rsidRDefault="002F2C79">
      <w:pPr>
        <w:pStyle w:val="CommentText"/>
      </w:pPr>
      <w:r>
        <w:rPr>
          <w:rStyle w:val="CommentReference"/>
        </w:rPr>
        <w:annotationRef/>
      </w:r>
      <w:r>
        <w:t xml:space="preserve">This could go </w:t>
      </w:r>
      <w:r w:rsidR="00302DE7">
        <w:t>both</w:t>
      </w:r>
      <w:r>
        <w:t xml:space="preserve"> way</w:t>
      </w:r>
      <w:r w:rsidR="00302DE7">
        <w:t>s</w:t>
      </w:r>
      <w:r>
        <w:t xml:space="preserve">. Playing together for extended periods of time </w:t>
      </w:r>
      <w:r w:rsidR="00302DE7">
        <w:t xml:space="preserve">can </w:t>
      </w:r>
      <w:r>
        <w:t xml:space="preserve">also be good for the </w:t>
      </w:r>
      <w:r w:rsidR="00302DE7">
        <w:t xml:space="preserve">national </w:t>
      </w:r>
      <w:r>
        <w:t>team</w:t>
      </w:r>
      <w:r w:rsidR="00302DE7">
        <w:t xml:space="preserve">, especially for teams like </w:t>
      </w:r>
      <w:r>
        <w:t>Spa</w:t>
      </w:r>
      <w:r w:rsidR="00302DE7">
        <w:t>i</w:t>
      </w:r>
      <w:r>
        <w:t>n</w:t>
      </w:r>
      <w:r w:rsidR="00302DE7">
        <w:t xml:space="preserve">. </w:t>
      </w:r>
      <w:r w:rsidR="00CC51C5">
        <w:t>If you ask me, the</w:t>
      </w:r>
      <w:r w:rsidR="00302DE7">
        <w:t xml:space="preserve"> Spanish team’s success </w:t>
      </w:r>
      <w:r>
        <w:t xml:space="preserve">to the fact that it is/was comprised of players from very few clubs that play with each other a lot, almost year round </w:t>
      </w:r>
      <w:r w:rsidR="00302DE7">
        <w:t>(</w:t>
      </w:r>
      <w:r>
        <w:t>because of their success in various tournaments sees them go through all the way to the later stages of tournaments</w:t>
      </w:r>
      <w:r w:rsidR="00302DE7">
        <w:t>).</w:t>
      </w:r>
      <w:r w:rsidR="00CC51C5">
        <w:t xml:space="preserve"> But there is, of course, a fatigue element.</w:t>
      </w:r>
      <w:r w:rsidR="009818A5">
        <w:t xml:space="preserve"> </w:t>
      </w:r>
    </w:p>
  </w:comment>
  <w:comment w:id="132" w:author="Narek" w:date="2012-01-09T04:03:00Z" w:initials="N">
    <w:p w:rsidR="00CC51C5" w:rsidRDefault="00CC51C5">
      <w:pPr>
        <w:pStyle w:val="CommentText"/>
      </w:pPr>
      <w:r>
        <w:rPr>
          <w:rStyle w:val="CommentReference"/>
        </w:rPr>
        <w:annotationRef/>
      </w:r>
      <w:r>
        <w:rPr>
          <w:rFonts w:ascii="Times New Roman" w:hAnsi="Times New Roman" w:cs="Times New Roman"/>
        </w:rPr>
        <w:t xml:space="preserve">I guess this is kind of like </w:t>
      </w:r>
      <w:r>
        <w:rPr>
          <w:rFonts w:ascii="Times New Roman" w:hAnsi="Times New Roman" w:cs="Times New Roman"/>
        </w:rPr>
        <w:t>our</w:t>
      </w:r>
      <w:r>
        <w:rPr>
          <w:rFonts w:ascii="Times New Roman" w:hAnsi="Times New Roman" w:cs="Times New Roman"/>
        </w:rPr>
        <w:t xml:space="preserve"> Trade as a Percent of GDP variable </w:t>
      </w:r>
      <w:r>
        <w:rPr>
          <w:rFonts w:ascii="Times New Roman" w:hAnsi="Times New Roman" w:cs="Times New Roman"/>
        </w:rPr>
        <w:t>but at the micro level</w:t>
      </w:r>
      <w:r>
        <w:rPr>
          <w:rFonts w:ascii="Times New Roman" w:hAnsi="Times New Roman" w:cs="Times New Roman"/>
        </w:rPr>
        <w:t xml:space="preserve">. They look at the 32 teams that made the 2006 WC in Germany and find that more player trade increases national team performance. Not very reliable given the small sample, especially considering that it is the player quality that drives trade, so essentially they find that better quality of players helps </w:t>
      </w:r>
      <w:r>
        <w:rPr>
          <w:rFonts w:ascii="Times New Roman" w:hAnsi="Times New Roman" w:cs="Times New Roman"/>
        </w:rPr>
        <w:t xml:space="preserve">the team </w:t>
      </w:r>
      <w:r>
        <w:rPr>
          <w:rFonts w:ascii="Times New Roman" w:hAnsi="Times New Roman" w:cs="Times New Roman"/>
        </w:rPr>
        <w:t>performance.</w:t>
      </w:r>
      <w:r>
        <w:rPr>
          <w:rFonts w:ascii="Times New Roman" w:hAnsi="Times New Roman" w:cs="Times New Roman"/>
        </w:rPr>
        <w:t xml:space="preserve"> </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6477" w:rsidRDefault="007E6477" w:rsidP="0018782F">
      <w:pPr>
        <w:spacing w:after="0" w:line="240" w:lineRule="auto"/>
      </w:pPr>
      <w:r>
        <w:separator/>
      </w:r>
    </w:p>
  </w:endnote>
  <w:endnote w:type="continuationSeparator" w:id="0">
    <w:p w:rsidR="007E6477" w:rsidRDefault="007E6477" w:rsidP="001878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6477" w:rsidRDefault="007E6477" w:rsidP="0018782F">
      <w:pPr>
        <w:spacing w:after="0" w:line="240" w:lineRule="auto"/>
      </w:pPr>
      <w:r>
        <w:separator/>
      </w:r>
    </w:p>
  </w:footnote>
  <w:footnote w:type="continuationSeparator" w:id="0">
    <w:p w:rsidR="007E6477" w:rsidRDefault="007E6477" w:rsidP="0018782F">
      <w:pPr>
        <w:spacing w:after="0" w:line="240" w:lineRule="auto"/>
      </w:pPr>
      <w:r>
        <w:continuationSeparator/>
      </w:r>
    </w:p>
  </w:footnote>
  <w:footnote w:id="1">
    <w:p w:rsidR="0018782F" w:rsidRPr="0018782F" w:rsidRDefault="0018782F">
      <w:pPr>
        <w:pStyle w:val="FootnoteText"/>
        <w:rPr>
          <w:rFonts w:ascii="Times New Roman" w:hAnsi="Times New Roman" w:cs="Times New Roman"/>
        </w:rPr>
      </w:pPr>
      <w:r w:rsidRPr="0018782F">
        <w:rPr>
          <w:rStyle w:val="FootnoteReference"/>
          <w:rFonts w:ascii="Times New Roman" w:hAnsi="Times New Roman" w:cs="Times New Roman"/>
        </w:rPr>
        <w:footnoteRef/>
      </w:r>
      <w:r w:rsidRPr="0018782F">
        <w:rPr>
          <w:rFonts w:ascii="Times New Roman" w:hAnsi="Times New Roman" w:cs="Times New Roman"/>
        </w:rPr>
        <w:t xml:space="preserve"> </w:t>
      </w:r>
      <w:proofErr w:type="spellStart"/>
      <w:r w:rsidRPr="0018782F">
        <w:rPr>
          <w:rFonts w:ascii="Times New Roman" w:hAnsi="Times New Roman" w:cs="Times New Roman"/>
        </w:rPr>
        <w:t>Foer’s</w:t>
      </w:r>
      <w:proofErr w:type="spellEnd"/>
      <w:r w:rsidRPr="0018782F">
        <w:rPr>
          <w:rFonts w:ascii="Times New Roman" w:hAnsi="Times New Roman" w:cs="Times New Roman"/>
        </w:rPr>
        <w:t xml:space="preserve"> New Republic article discusses the role of institutions, particularly the victory of social democracy over the communists.  In his predictions, colonizers beat former colonies, oil producers are cursed, and domestic leagues are inconsequential for EU countries due to player transfers.  The result of Leeds and Leeds suggests that </w:t>
      </w:r>
      <w:proofErr w:type="spellStart"/>
      <w:r w:rsidRPr="0018782F">
        <w:rPr>
          <w:rFonts w:ascii="Times New Roman" w:hAnsi="Times New Roman" w:cs="Times New Roman"/>
        </w:rPr>
        <w:t>Foer</w:t>
      </w:r>
      <w:proofErr w:type="spellEnd"/>
      <w:r w:rsidRPr="0018782F">
        <w:rPr>
          <w:rFonts w:ascii="Times New Roman" w:hAnsi="Times New Roman" w:cs="Times New Roman"/>
        </w:rPr>
        <w:t xml:space="preserve"> was incorrect in his predictions.</w:t>
      </w:r>
    </w:p>
  </w:footnote>
  <w:footnote w:id="2">
    <w:p w:rsidR="0018782F" w:rsidRDefault="0018782F">
      <w:pPr>
        <w:pStyle w:val="FootnoteText"/>
      </w:pPr>
      <w:r>
        <w:rPr>
          <w:rStyle w:val="FootnoteReference"/>
        </w:rPr>
        <w:footnoteRef/>
      </w:r>
      <w:r>
        <w:t xml:space="preserve"> </w:t>
      </w:r>
      <w:r>
        <w:rPr>
          <w:rFonts w:ascii="Times New Roman" w:hAnsi="Times New Roman" w:cs="Times New Roman"/>
        </w:rPr>
        <w:t xml:space="preserve">His introduction suggests that we can talk about “emerging literature” and perhaps reference to international trade theory.  Quite a few papers refer to labor mobility; we can maybe have a stronger link to development economics.  </w:t>
      </w:r>
      <w:proofErr w:type="gramStart"/>
      <w:r>
        <w:rPr>
          <w:rFonts w:ascii="Times New Roman" w:hAnsi="Times New Roman" w:cs="Times New Roman"/>
        </w:rPr>
        <w:t>Corruption, perhaps?</w:t>
      </w:r>
      <w:proofErr w:type="gramEnd"/>
      <w:r>
        <w:rPr>
          <w:rFonts w:ascii="Times New Roman" w:hAnsi="Times New Roman" w:cs="Times New Roman"/>
        </w:rPr>
        <w:t xml:space="preserve">  </w:t>
      </w:r>
      <w:proofErr w:type="gramStart"/>
      <w:r>
        <w:rPr>
          <w:rFonts w:ascii="Times New Roman" w:hAnsi="Times New Roman" w:cs="Times New Roman"/>
        </w:rPr>
        <w:t>Other determinants of success, such as “good policy regimes”?</w:t>
      </w:r>
      <w:proofErr w:type="gramEnd"/>
      <w:r>
        <w:rPr>
          <w:rFonts w:ascii="Times New Roman" w:hAnsi="Times New Roman" w:cs="Times New Roman"/>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046F"/>
    <w:multiLevelType w:val="hybridMultilevel"/>
    <w:tmpl w:val="A26E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7E0884"/>
    <w:multiLevelType w:val="hybridMultilevel"/>
    <w:tmpl w:val="C51A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BA2461"/>
    <w:multiLevelType w:val="hybridMultilevel"/>
    <w:tmpl w:val="C5B2D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2D302F"/>
    <w:multiLevelType w:val="hybridMultilevel"/>
    <w:tmpl w:val="51B61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491C7C"/>
    <w:multiLevelType w:val="hybridMultilevel"/>
    <w:tmpl w:val="CF548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D51CAB"/>
    <w:multiLevelType w:val="hybridMultilevel"/>
    <w:tmpl w:val="32123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7C67E6"/>
    <w:multiLevelType w:val="hybridMultilevel"/>
    <w:tmpl w:val="610A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FF0DE3"/>
    <w:multiLevelType w:val="hybridMultilevel"/>
    <w:tmpl w:val="E12A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DB5376"/>
    <w:multiLevelType w:val="hybridMultilevel"/>
    <w:tmpl w:val="1AB62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3"/>
  </w:num>
  <w:num w:numId="5">
    <w:abstractNumId w:val="6"/>
  </w:num>
  <w:num w:numId="6">
    <w:abstractNumId w:val="4"/>
  </w:num>
  <w:num w:numId="7">
    <w:abstractNumId w:val="0"/>
  </w:num>
  <w:num w:numId="8">
    <w:abstractNumId w:val="2"/>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93"/>
  <w:proofState w:spelling="clean" w:grammar="clean"/>
  <w:trackRevisions/>
  <w:defaultTabStop w:val="720"/>
  <w:characterSpacingControl w:val="doNotCompress"/>
  <w:footnotePr>
    <w:footnote w:id="-1"/>
    <w:footnote w:id="0"/>
  </w:footnotePr>
  <w:endnotePr>
    <w:endnote w:id="-1"/>
    <w:endnote w:id="0"/>
  </w:endnotePr>
  <w:compat/>
  <w:rsids>
    <w:rsidRoot w:val="00CD282A"/>
    <w:rsid w:val="000334C3"/>
    <w:rsid w:val="000C440E"/>
    <w:rsid w:val="000E497B"/>
    <w:rsid w:val="00136178"/>
    <w:rsid w:val="0018782F"/>
    <w:rsid w:val="001879F2"/>
    <w:rsid w:val="001C37AB"/>
    <w:rsid w:val="001C4D48"/>
    <w:rsid w:val="001D64BF"/>
    <w:rsid w:val="00282155"/>
    <w:rsid w:val="00283618"/>
    <w:rsid w:val="002A09C4"/>
    <w:rsid w:val="002F2C79"/>
    <w:rsid w:val="00302DE7"/>
    <w:rsid w:val="00311908"/>
    <w:rsid w:val="00326DA7"/>
    <w:rsid w:val="0033039F"/>
    <w:rsid w:val="00367248"/>
    <w:rsid w:val="00371FCB"/>
    <w:rsid w:val="003A0ED1"/>
    <w:rsid w:val="003D48C5"/>
    <w:rsid w:val="00426B5C"/>
    <w:rsid w:val="00512796"/>
    <w:rsid w:val="00580393"/>
    <w:rsid w:val="005A1EC4"/>
    <w:rsid w:val="006425AA"/>
    <w:rsid w:val="00692BFB"/>
    <w:rsid w:val="006A7C01"/>
    <w:rsid w:val="007651D5"/>
    <w:rsid w:val="007D7DB7"/>
    <w:rsid w:val="007E6477"/>
    <w:rsid w:val="0080262D"/>
    <w:rsid w:val="008459F2"/>
    <w:rsid w:val="00851FBA"/>
    <w:rsid w:val="00892059"/>
    <w:rsid w:val="008B4E0F"/>
    <w:rsid w:val="008D738F"/>
    <w:rsid w:val="008F26D6"/>
    <w:rsid w:val="00910BB9"/>
    <w:rsid w:val="00966185"/>
    <w:rsid w:val="009818A5"/>
    <w:rsid w:val="009B3188"/>
    <w:rsid w:val="00A775B6"/>
    <w:rsid w:val="00A84986"/>
    <w:rsid w:val="00B27E81"/>
    <w:rsid w:val="00B66D4B"/>
    <w:rsid w:val="00B75A73"/>
    <w:rsid w:val="00BC2738"/>
    <w:rsid w:val="00C92C48"/>
    <w:rsid w:val="00CC51C5"/>
    <w:rsid w:val="00CD282A"/>
    <w:rsid w:val="00DB4682"/>
    <w:rsid w:val="00DF4D08"/>
    <w:rsid w:val="00E41A62"/>
    <w:rsid w:val="00E87415"/>
    <w:rsid w:val="00E91C74"/>
    <w:rsid w:val="00EA3E31"/>
    <w:rsid w:val="00EB26F3"/>
    <w:rsid w:val="00EC70A5"/>
    <w:rsid w:val="00EE741F"/>
    <w:rsid w:val="00F1495A"/>
    <w:rsid w:val="00F86D4E"/>
    <w:rsid w:val="00F87FB5"/>
    <w:rsid w:val="00F956C2"/>
    <w:rsid w:val="00FC1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E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82A"/>
    <w:pPr>
      <w:ind w:left="720"/>
      <w:contextualSpacing/>
    </w:pPr>
  </w:style>
  <w:style w:type="paragraph" w:styleId="FootnoteText">
    <w:name w:val="footnote text"/>
    <w:basedOn w:val="Normal"/>
    <w:link w:val="FootnoteTextChar"/>
    <w:uiPriority w:val="99"/>
    <w:semiHidden/>
    <w:unhideWhenUsed/>
    <w:rsid w:val="001878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82F"/>
    <w:rPr>
      <w:sz w:val="20"/>
      <w:szCs w:val="20"/>
    </w:rPr>
  </w:style>
  <w:style w:type="character" w:styleId="FootnoteReference">
    <w:name w:val="footnote reference"/>
    <w:basedOn w:val="DefaultParagraphFont"/>
    <w:uiPriority w:val="99"/>
    <w:semiHidden/>
    <w:unhideWhenUsed/>
    <w:rsid w:val="0018782F"/>
    <w:rPr>
      <w:vertAlign w:val="superscript"/>
    </w:rPr>
  </w:style>
  <w:style w:type="character" w:styleId="CommentReference">
    <w:name w:val="annotation reference"/>
    <w:basedOn w:val="DefaultParagraphFont"/>
    <w:uiPriority w:val="99"/>
    <w:semiHidden/>
    <w:unhideWhenUsed/>
    <w:rsid w:val="002F2C79"/>
    <w:rPr>
      <w:sz w:val="16"/>
      <w:szCs w:val="16"/>
    </w:rPr>
  </w:style>
  <w:style w:type="paragraph" w:styleId="CommentText">
    <w:name w:val="annotation text"/>
    <w:basedOn w:val="Normal"/>
    <w:link w:val="CommentTextChar"/>
    <w:uiPriority w:val="99"/>
    <w:semiHidden/>
    <w:unhideWhenUsed/>
    <w:rsid w:val="002F2C79"/>
    <w:pPr>
      <w:spacing w:line="240" w:lineRule="auto"/>
    </w:pPr>
    <w:rPr>
      <w:sz w:val="20"/>
      <w:szCs w:val="20"/>
    </w:rPr>
  </w:style>
  <w:style w:type="character" w:customStyle="1" w:styleId="CommentTextChar">
    <w:name w:val="Comment Text Char"/>
    <w:basedOn w:val="DefaultParagraphFont"/>
    <w:link w:val="CommentText"/>
    <w:uiPriority w:val="99"/>
    <w:semiHidden/>
    <w:rsid w:val="002F2C79"/>
    <w:rPr>
      <w:sz w:val="20"/>
      <w:szCs w:val="20"/>
    </w:rPr>
  </w:style>
  <w:style w:type="paragraph" w:styleId="CommentSubject">
    <w:name w:val="annotation subject"/>
    <w:basedOn w:val="CommentText"/>
    <w:next w:val="CommentText"/>
    <w:link w:val="CommentSubjectChar"/>
    <w:uiPriority w:val="99"/>
    <w:semiHidden/>
    <w:unhideWhenUsed/>
    <w:rsid w:val="002F2C79"/>
    <w:rPr>
      <w:b/>
      <w:bCs/>
    </w:rPr>
  </w:style>
  <w:style w:type="character" w:customStyle="1" w:styleId="CommentSubjectChar">
    <w:name w:val="Comment Subject Char"/>
    <w:basedOn w:val="CommentTextChar"/>
    <w:link w:val="CommentSubject"/>
    <w:uiPriority w:val="99"/>
    <w:semiHidden/>
    <w:rsid w:val="002F2C79"/>
    <w:rPr>
      <w:b/>
      <w:bCs/>
    </w:rPr>
  </w:style>
  <w:style w:type="paragraph" w:styleId="BalloonText">
    <w:name w:val="Balloon Text"/>
    <w:basedOn w:val="Normal"/>
    <w:link w:val="BalloonTextChar"/>
    <w:uiPriority w:val="99"/>
    <w:semiHidden/>
    <w:unhideWhenUsed/>
    <w:rsid w:val="002F2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C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E14E7-C81E-4B8E-91DB-0C8084FB6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mwnicholson</dc:creator>
  <cp:lastModifiedBy>Narek</cp:lastModifiedBy>
  <cp:revision>4</cp:revision>
  <dcterms:created xsi:type="dcterms:W3CDTF">2012-01-09T06:00:00Z</dcterms:created>
  <dcterms:modified xsi:type="dcterms:W3CDTF">2012-01-09T11:12:00Z</dcterms:modified>
</cp:coreProperties>
</file>