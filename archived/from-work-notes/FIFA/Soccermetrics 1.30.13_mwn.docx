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C9ED3A" w14:textId="77777777" w:rsidR="008B242D" w:rsidRPr="00F34381" w:rsidRDefault="0019647F" w:rsidP="0019647F">
      <w:pPr>
        <w:tabs>
          <w:tab w:val="left" w:pos="0"/>
        </w:tabs>
        <w:jc w:val="center"/>
        <w:rPr>
          <w:rFonts w:asciiTheme="majorHAnsi" w:eastAsia="Arial" w:hAnsiTheme="majorHAnsi" w:cstheme="majorBidi"/>
          <w:b/>
          <w:bCs/>
          <w:sz w:val="32"/>
          <w:szCs w:val="32"/>
        </w:rPr>
      </w:pPr>
      <w:r w:rsidRPr="00F34381">
        <w:rPr>
          <w:rFonts w:asciiTheme="majorHAnsi" w:eastAsia="Arial" w:hAnsiTheme="majorHAnsi" w:cstheme="majorBidi"/>
          <w:b/>
          <w:bCs/>
          <w:sz w:val="32"/>
          <w:szCs w:val="32"/>
        </w:rPr>
        <w:t>How strong domestic clubs lead to national team success</w:t>
      </w:r>
    </w:p>
    <w:p w14:paraId="7D9E9B10" w14:textId="77777777" w:rsidR="00D94291" w:rsidRDefault="00BF2946" w:rsidP="0019647F">
      <w:pPr>
        <w:tabs>
          <w:tab w:val="left" w:pos="0"/>
          <w:tab w:val="left" w:pos="5040"/>
        </w:tabs>
        <w:jc w:val="center"/>
        <w:rPr>
          <w:rFonts w:asciiTheme="majorHAnsi" w:hAnsiTheme="majorHAnsi" w:cstheme="majorBidi"/>
          <w:sz w:val="22"/>
          <w:szCs w:val="22"/>
        </w:rPr>
      </w:pPr>
      <w:r w:rsidRPr="0019647F">
        <w:rPr>
          <w:rFonts w:asciiTheme="majorHAnsi" w:hAnsiTheme="majorHAnsi" w:cstheme="majorBidi"/>
          <w:sz w:val="22"/>
          <w:szCs w:val="22"/>
        </w:rPr>
        <w:t>B</w:t>
      </w:r>
      <w:r w:rsidR="008B242D" w:rsidRPr="0019647F">
        <w:rPr>
          <w:rFonts w:asciiTheme="majorHAnsi" w:hAnsiTheme="majorHAnsi" w:cstheme="majorBidi"/>
          <w:sz w:val="22"/>
          <w:szCs w:val="22"/>
        </w:rPr>
        <w:t>y</w:t>
      </w:r>
      <w:r>
        <w:rPr>
          <w:rFonts w:asciiTheme="majorHAnsi" w:hAnsiTheme="majorHAnsi" w:cstheme="majorBidi"/>
          <w:sz w:val="22"/>
          <w:szCs w:val="22"/>
        </w:rPr>
        <w:t xml:space="preserve"> </w:t>
      </w:r>
      <w:r w:rsidR="0009263C" w:rsidRPr="0019647F">
        <w:rPr>
          <w:rFonts w:asciiTheme="majorHAnsi" w:hAnsiTheme="majorHAnsi" w:cstheme="majorBidi"/>
          <w:sz w:val="22"/>
          <w:szCs w:val="22"/>
        </w:rPr>
        <w:t>Narek</w:t>
      </w:r>
      <w:r w:rsidR="00F85435">
        <w:rPr>
          <w:rFonts w:asciiTheme="majorHAnsi" w:hAnsiTheme="majorHAnsi" w:cstheme="majorBidi"/>
          <w:sz w:val="22"/>
          <w:szCs w:val="22"/>
        </w:rPr>
        <w:t xml:space="preserve"> </w:t>
      </w:r>
      <w:r w:rsidR="0009263C" w:rsidRPr="0019647F">
        <w:rPr>
          <w:rFonts w:asciiTheme="majorHAnsi" w:hAnsiTheme="majorHAnsi" w:cstheme="majorBidi"/>
          <w:sz w:val="22"/>
          <w:szCs w:val="22"/>
        </w:rPr>
        <w:t>Sahakyan</w:t>
      </w:r>
      <w:r w:rsidR="00A57B7F" w:rsidRPr="0019647F">
        <w:rPr>
          <w:rFonts w:asciiTheme="majorHAnsi" w:hAnsiTheme="majorHAnsi" w:cstheme="majorBidi"/>
          <w:sz w:val="22"/>
          <w:szCs w:val="22"/>
        </w:rPr>
        <w:t>, Michael W Nicholson and David Kritzberg</w:t>
      </w:r>
    </w:p>
    <w:p w14:paraId="48AFC294" w14:textId="77777777" w:rsidR="0019647F" w:rsidRPr="0019647F" w:rsidRDefault="0019647F" w:rsidP="0019647F">
      <w:pPr>
        <w:tabs>
          <w:tab w:val="left" w:pos="0"/>
          <w:tab w:val="left" w:pos="5040"/>
        </w:tabs>
        <w:jc w:val="center"/>
        <w:rPr>
          <w:rFonts w:asciiTheme="majorHAnsi" w:hAnsiTheme="majorHAnsi" w:cstheme="majorBidi"/>
          <w:sz w:val="22"/>
          <w:szCs w:val="22"/>
        </w:rPr>
      </w:pPr>
    </w:p>
    <w:p w14:paraId="19C874B8" w14:textId="77777777" w:rsidR="00644C2A" w:rsidRPr="0019647F" w:rsidRDefault="00644C2A" w:rsidP="0019647F">
      <w:pPr>
        <w:pStyle w:val="ListParagraph"/>
        <w:numPr>
          <w:ilvl w:val="0"/>
          <w:numId w:val="33"/>
          <w:numberingChange w:id="0" w:author="Narek Sahakyan (WCER403245)" w:date="2013-01-30T11:46:00Z" w:original="%1:1:1:."/>
        </w:numPr>
        <w:spacing w:line="360" w:lineRule="auto"/>
        <w:jc w:val="both"/>
        <w:rPr>
          <w:rFonts w:asciiTheme="majorHAnsi" w:hAnsiTheme="majorHAnsi" w:cstheme="majorBidi"/>
          <w:b/>
          <w:bCs/>
          <w:sz w:val="22"/>
          <w:szCs w:val="22"/>
        </w:rPr>
      </w:pPr>
      <w:r w:rsidRPr="0019647F">
        <w:rPr>
          <w:rFonts w:asciiTheme="majorHAnsi" w:hAnsiTheme="majorHAnsi" w:cstheme="majorBidi"/>
          <w:b/>
          <w:bCs/>
          <w:sz w:val="22"/>
          <w:szCs w:val="22"/>
        </w:rPr>
        <w:t>Introduction</w:t>
      </w:r>
      <w:r w:rsidR="00111062" w:rsidRPr="0019647F">
        <w:rPr>
          <w:rFonts w:asciiTheme="majorHAnsi" w:hAnsiTheme="majorHAnsi" w:cstheme="majorBidi"/>
          <w:b/>
          <w:bCs/>
          <w:sz w:val="22"/>
          <w:szCs w:val="22"/>
        </w:rPr>
        <w:t>: Spain is very good at football, as are Spaniards</w:t>
      </w:r>
    </w:p>
    <w:p w14:paraId="3A327F3A" w14:textId="77777777" w:rsidR="008B242D" w:rsidRPr="0019647F" w:rsidRDefault="0080385C" w:rsidP="002C0E5E">
      <w:pPr>
        <w:spacing w:line="360" w:lineRule="auto"/>
        <w:ind w:firstLine="720"/>
        <w:jc w:val="both"/>
        <w:rPr>
          <w:rFonts w:asciiTheme="majorHAnsi" w:hAnsiTheme="majorHAnsi" w:cstheme="majorBidi"/>
          <w:b/>
          <w:color w:val="auto"/>
          <w:sz w:val="22"/>
          <w:szCs w:val="22"/>
        </w:rPr>
      </w:pPr>
      <w:r w:rsidRPr="0019647F">
        <w:rPr>
          <w:rFonts w:asciiTheme="majorHAnsi" w:hAnsiTheme="majorHAnsi" w:cstheme="majorBidi"/>
          <w:sz w:val="22"/>
          <w:szCs w:val="22"/>
        </w:rPr>
        <w:t>Spain, t</w:t>
      </w:r>
      <w:r w:rsidR="00D94291" w:rsidRPr="0019647F">
        <w:rPr>
          <w:rFonts w:asciiTheme="majorHAnsi" w:hAnsiTheme="majorHAnsi" w:cstheme="majorBidi"/>
          <w:sz w:val="22"/>
          <w:szCs w:val="22"/>
        </w:rPr>
        <w:t xml:space="preserve">he </w:t>
      </w:r>
      <w:r w:rsidR="00D94291" w:rsidRPr="0019647F">
        <w:rPr>
          <w:rFonts w:asciiTheme="majorHAnsi" w:hAnsiTheme="majorHAnsi" w:cstheme="majorBidi"/>
          <w:color w:val="222222"/>
          <w:sz w:val="22"/>
          <w:szCs w:val="22"/>
        </w:rPr>
        <w:t>dominant national</w:t>
      </w:r>
      <w:r w:rsidRPr="0019647F">
        <w:rPr>
          <w:rFonts w:asciiTheme="majorHAnsi" w:hAnsiTheme="majorHAnsi" w:cstheme="majorBidi"/>
          <w:color w:val="222222"/>
          <w:sz w:val="22"/>
          <w:szCs w:val="22"/>
        </w:rPr>
        <w:t xml:space="preserve"> football</w:t>
      </w:r>
      <w:r w:rsidR="00D94291" w:rsidRPr="0019647F">
        <w:rPr>
          <w:rFonts w:asciiTheme="majorHAnsi" w:hAnsiTheme="majorHAnsi" w:cstheme="majorBidi"/>
          <w:color w:val="222222"/>
          <w:sz w:val="22"/>
          <w:szCs w:val="22"/>
        </w:rPr>
        <w:t xml:space="preserve"> team of the current </w:t>
      </w:r>
      <w:r w:rsidRPr="0019647F">
        <w:rPr>
          <w:rFonts w:asciiTheme="majorHAnsi" w:hAnsiTheme="majorHAnsi" w:cstheme="majorBidi"/>
          <w:color w:val="222222"/>
          <w:sz w:val="22"/>
          <w:szCs w:val="22"/>
        </w:rPr>
        <w:t>era,</w:t>
      </w:r>
      <w:r w:rsidR="00F85435">
        <w:rPr>
          <w:rFonts w:asciiTheme="majorHAnsi" w:hAnsiTheme="majorHAnsi" w:cstheme="majorBidi"/>
          <w:color w:val="222222"/>
          <w:sz w:val="22"/>
          <w:szCs w:val="22"/>
        </w:rPr>
        <w:t xml:space="preserve"> </w:t>
      </w:r>
      <w:r w:rsidRPr="0019647F">
        <w:rPr>
          <w:rFonts w:asciiTheme="majorHAnsi" w:hAnsiTheme="majorHAnsi" w:cstheme="majorBidi"/>
          <w:color w:val="222222"/>
          <w:sz w:val="22"/>
          <w:szCs w:val="22"/>
        </w:rPr>
        <w:t xml:space="preserve">hosts </w:t>
      </w:r>
      <w:r w:rsidR="00D94291" w:rsidRPr="0019647F">
        <w:rPr>
          <w:rFonts w:asciiTheme="majorHAnsi" w:hAnsiTheme="majorHAnsi" w:cstheme="majorBidi"/>
          <w:color w:val="222222"/>
          <w:sz w:val="22"/>
          <w:szCs w:val="22"/>
        </w:rPr>
        <w:t xml:space="preserve">club teams </w:t>
      </w:r>
      <w:r w:rsidRPr="0019647F">
        <w:rPr>
          <w:rFonts w:asciiTheme="majorHAnsi" w:hAnsiTheme="majorHAnsi" w:cstheme="majorBidi"/>
          <w:color w:val="222222"/>
          <w:sz w:val="22"/>
          <w:szCs w:val="22"/>
        </w:rPr>
        <w:t>that are also</w:t>
      </w:r>
      <w:r w:rsidR="00D94291" w:rsidRPr="0019647F">
        <w:rPr>
          <w:rFonts w:asciiTheme="majorHAnsi" w:hAnsiTheme="majorHAnsi" w:cstheme="majorBidi"/>
          <w:color w:val="222222"/>
          <w:sz w:val="22"/>
          <w:szCs w:val="22"/>
        </w:rPr>
        <w:t xml:space="preserve"> enjoying </w:t>
      </w:r>
      <w:r w:rsidR="002C0E5E">
        <w:rPr>
          <w:rFonts w:asciiTheme="majorHAnsi" w:hAnsiTheme="majorHAnsi" w:cstheme="majorBidi"/>
          <w:color w:val="222222"/>
          <w:sz w:val="22"/>
          <w:szCs w:val="22"/>
        </w:rPr>
        <w:t xml:space="preserve">nearly </w:t>
      </w:r>
      <w:r w:rsidR="00D94291" w:rsidRPr="0019647F">
        <w:rPr>
          <w:rFonts w:asciiTheme="majorHAnsi" w:hAnsiTheme="majorHAnsi" w:cstheme="majorBidi"/>
          <w:color w:val="222222"/>
          <w:sz w:val="22"/>
          <w:szCs w:val="22"/>
        </w:rPr>
        <w:t>unprecedented success</w:t>
      </w:r>
      <w:r w:rsidR="009F3C4B" w:rsidRPr="0019647F">
        <w:rPr>
          <w:rFonts w:asciiTheme="majorHAnsi" w:hAnsiTheme="majorHAnsi" w:cstheme="majorBidi"/>
          <w:color w:val="222222"/>
          <w:sz w:val="22"/>
          <w:szCs w:val="22"/>
        </w:rPr>
        <w:t>.</w:t>
      </w:r>
      <w:r w:rsidR="00F85435">
        <w:rPr>
          <w:rFonts w:asciiTheme="majorHAnsi" w:hAnsiTheme="majorHAnsi" w:cstheme="majorBidi"/>
          <w:color w:val="222222"/>
          <w:sz w:val="22"/>
          <w:szCs w:val="22"/>
        </w:rPr>
        <w:t xml:space="preserve"> </w:t>
      </w:r>
      <w:hyperlink r:id="rId9" w:history="1">
        <w:r w:rsidRPr="00FA100E">
          <w:rPr>
            <w:rStyle w:val="Hyperlink"/>
            <w:rFonts w:asciiTheme="majorHAnsi" w:hAnsiTheme="majorHAnsi" w:cstheme="majorBidi"/>
            <w:sz w:val="22"/>
            <w:szCs w:val="22"/>
          </w:rPr>
          <w:t>Our recent paper</w:t>
        </w:r>
      </w:hyperlink>
      <w:r w:rsidRPr="0019647F">
        <w:rPr>
          <w:rFonts w:asciiTheme="majorHAnsi" w:hAnsiTheme="majorHAnsi" w:cstheme="majorBidi"/>
          <w:color w:val="222222"/>
          <w:sz w:val="22"/>
          <w:szCs w:val="22"/>
        </w:rPr>
        <w:t xml:space="preserve"> shows that this is no coincidence. Statistical techniques like two-stage least squares regression</w:t>
      </w:r>
      <w:r w:rsidR="00BF2946">
        <w:rPr>
          <w:rFonts w:asciiTheme="majorHAnsi" w:hAnsiTheme="majorHAnsi" w:cstheme="majorBidi"/>
          <w:color w:val="222222"/>
          <w:sz w:val="22"/>
          <w:szCs w:val="22"/>
        </w:rPr>
        <w:t xml:space="preserve"> </w:t>
      </w:r>
      <w:r w:rsidRPr="0019647F">
        <w:rPr>
          <w:rFonts w:asciiTheme="majorHAnsi" w:hAnsiTheme="majorHAnsi" w:cstheme="majorBidi"/>
          <w:sz w:val="22"/>
          <w:szCs w:val="22"/>
        </w:rPr>
        <w:t xml:space="preserve">and a measure of quality defined by the performance of </w:t>
      </w:r>
      <w:r w:rsidR="00F85435">
        <w:rPr>
          <w:rFonts w:asciiTheme="majorHAnsi" w:hAnsiTheme="majorHAnsi" w:cstheme="majorBidi"/>
          <w:sz w:val="22"/>
          <w:szCs w:val="22"/>
        </w:rPr>
        <w:t>a nation’s</w:t>
      </w:r>
      <w:r w:rsidR="00F85435" w:rsidRPr="0019647F">
        <w:rPr>
          <w:rFonts w:asciiTheme="majorHAnsi" w:hAnsiTheme="majorHAnsi" w:cstheme="majorBidi"/>
          <w:sz w:val="22"/>
          <w:szCs w:val="22"/>
        </w:rPr>
        <w:t xml:space="preserve"> </w:t>
      </w:r>
      <w:r w:rsidRPr="0019647F">
        <w:rPr>
          <w:rFonts w:asciiTheme="majorHAnsi" w:hAnsiTheme="majorHAnsi" w:cstheme="majorBidi"/>
          <w:sz w:val="22"/>
          <w:szCs w:val="22"/>
        </w:rPr>
        <w:t xml:space="preserve">club teams in international competitions </w:t>
      </w:r>
      <w:r w:rsidR="00A963B4">
        <w:rPr>
          <w:rFonts w:asciiTheme="majorHAnsi" w:hAnsiTheme="majorHAnsi" w:cstheme="majorBidi"/>
          <w:sz w:val="22"/>
          <w:szCs w:val="22"/>
        </w:rPr>
        <w:t>demonstrate</w:t>
      </w:r>
      <w:r w:rsidR="00BF2946" w:rsidRPr="0019647F">
        <w:rPr>
          <w:rFonts w:asciiTheme="majorHAnsi" w:hAnsiTheme="majorHAnsi" w:cstheme="majorBidi"/>
          <w:sz w:val="22"/>
          <w:szCs w:val="22"/>
        </w:rPr>
        <w:t xml:space="preserve"> </w:t>
      </w:r>
      <w:r w:rsidRPr="0019647F">
        <w:rPr>
          <w:rFonts w:asciiTheme="majorHAnsi" w:hAnsiTheme="majorHAnsi" w:cstheme="majorBidi"/>
          <w:sz w:val="22"/>
          <w:szCs w:val="22"/>
        </w:rPr>
        <w:t>l</w:t>
      </w:r>
      <w:r w:rsidR="008B242D" w:rsidRPr="0019647F">
        <w:rPr>
          <w:rFonts w:asciiTheme="majorHAnsi" w:hAnsiTheme="majorHAnsi" w:cstheme="majorBidi"/>
          <w:sz w:val="22"/>
          <w:szCs w:val="22"/>
        </w:rPr>
        <w:t>inks between a country’s soccer performance at the aggregate professional club and at the national level</w:t>
      </w:r>
      <w:r w:rsidRPr="0019647F">
        <w:rPr>
          <w:rFonts w:asciiTheme="majorHAnsi" w:hAnsiTheme="majorHAnsi" w:cstheme="majorBidi"/>
          <w:sz w:val="22"/>
          <w:szCs w:val="22"/>
        </w:rPr>
        <w:t>.</w:t>
      </w:r>
    </w:p>
    <w:p w14:paraId="3E479961" w14:textId="77777777" w:rsidR="008B242D" w:rsidRPr="0019647F" w:rsidRDefault="008B242D" w:rsidP="0019647F">
      <w:pPr>
        <w:spacing w:line="360" w:lineRule="auto"/>
        <w:ind w:firstLine="720"/>
        <w:jc w:val="both"/>
        <w:rPr>
          <w:rFonts w:asciiTheme="majorHAnsi" w:hAnsiTheme="majorHAnsi" w:cstheme="majorBidi"/>
          <w:sz w:val="22"/>
          <w:szCs w:val="22"/>
        </w:rPr>
      </w:pPr>
      <w:r w:rsidRPr="0019647F">
        <w:rPr>
          <w:rFonts w:asciiTheme="majorHAnsi" w:hAnsiTheme="majorHAnsi" w:cstheme="majorBidi"/>
          <w:sz w:val="22"/>
          <w:szCs w:val="22"/>
        </w:rPr>
        <w:t>The empirical literature on the determinants of international football performance generally inco</w:t>
      </w:r>
      <w:r w:rsidR="0080385C" w:rsidRPr="0019647F">
        <w:rPr>
          <w:rFonts w:asciiTheme="majorHAnsi" w:hAnsiTheme="majorHAnsi" w:cstheme="majorBidi"/>
          <w:sz w:val="22"/>
          <w:szCs w:val="22"/>
        </w:rPr>
        <w:t xml:space="preserve">rporates macroeconomic measures and </w:t>
      </w:r>
      <w:r w:rsidRPr="0019647F">
        <w:rPr>
          <w:rFonts w:asciiTheme="majorHAnsi" w:hAnsiTheme="majorHAnsi" w:cstheme="majorBidi"/>
          <w:sz w:val="22"/>
          <w:szCs w:val="22"/>
        </w:rPr>
        <w:t xml:space="preserve">human development data that may </w:t>
      </w:r>
      <w:r w:rsidR="00BF2946">
        <w:rPr>
          <w:rFonts w:asciiTheme="majorHAnsi" w:hAnsiTheme="majorHAnsi" w:cstheme="majorBidi"/>
          <w:sz w:val="22"/>
          <w:szCs w:val="22"/>
        </w:rPr>
        <w:t>correlate with</w:t>
      </w:r>
      <w:r w:rsidR="00BF2946" w:rsidRPr="0019647F">
        <w:rPr>
          <w:rFonts w:asciiTheme="majorHAnsi" w:hAnsiTheme="majorHAnsi" w:cstheme="majorBidi"/>
          <w:sz w:val="22"/>
          <w:szCs w:val="22"/>
        </w:rPr>
        <w:t xml:space="preserve"> </w:t>
      </w:r>
      <w:r w:rsidRPr="0019647F">
        <w:rPr>
          <w:rFonts w:asciiTheme="majorHAnsi" w:hAnsiTheme="majorHAnsi" w:cstheme="majorBidi"/>
          <w:sz w:val="22"/>
          <w:szCs w:val="22"/>
        </w:rPr>
        <w:t xml:space="preserve">long-term soccer success. In these </w:t>
      </w:r>
      <w:r w:rsidR="00BF2946">
        <w:rPr>
          <w:rFonts w:asciiTheme="majorHAnsi" w:hAnsiTheme="majorHAnsi" w:cstheme="majorBidi"/>
          <w:sz w:val="22"/>
          <w:szCs w:val="22"/>
        </w:rPr>
        <w:t xml:space="preserve">“snapshot” </w:t>
      </w:r>
      <w:r w:rsidRPr="0019647F">
        <w:rPr>
          <w:rFonts w:asciiTheme="majorHAnsi" w:hAnsiTheme="majorHAnsi" w:cstheme="majorBidi"/>
          <w:sz w:val="22"/>
          <w:szCs w:val="22"/>
        </w:rPr>
        <w:t xml:space="preserve">studies, </w:t>
      </w:r>
      <w:r w:rsidR="00BF2946">
        <w:rPr>
          <w:rFonts w:asciiTheme="majorHAnsi" w:hAnsiTheme="majorHAnsi" w:cstheme="majorBidi"/>
          <w:sz w:val="22"/>
          <w:szCs w:val="22"/>
        </w:rPr>
        <w:t xml:space="preserve">nations’ </w:t>
      </w:r>
      <w:r w:rsidRPr="0019647F">
        <w:rPr>
          <w:rFonts w:asciiTheme="majorHAnsi" w:hAnsiTheme="majorHAnsi" w:cstheme="majorBidi"/>
          <w:sz w:val="22"/>
          <w:szCs w:val="22"/>
        </w:rPr>
        <w:t>World Cup performance or FIFA points are usually regressed on wealth measures and population using a cross-section of countries. These variables are generally found to be good predictors of international soccer success, in which just population and i</w:t>
      </w:r>
      <w:r w:rsidR="002C0E5E">
        <w:rPr>
          <w:rFonts w:asciiTheme="majorHAnsi" w:hAnsiTheme="majorHAnsi" w:cstheme="majorBidi"/>
          <w:sz w:val="22"/>
          <w:szCs w:val="22"/>
        </w:rPr>
        <w:t>ncome can explain upwards of fifty</w:t>
      </w:r>
      <w:r w:rsidR="0080385C" w:rsidRPr="0019647F">
        <w:rPr>
          <w:rFonts w:asciiTheme="majorHAnsi" w:hAnsiTheme="majorHAnsi" w:cstheme="majorBidi"/>
          <w:sz w:val="22"/>
          <w:szCs w:val="22"/>
        </w:rPr>
        <w:t xml:space="preserve"> percent</w:t>
      </w:r>
      <w:r w:rsidRPr="0019647F">
        <w:rPr>
          <w:rFonts w:asciiTheme="majorHAnsi" w:hAnsiTheme="majorHAnsi" w:cstheme="majorBidi"/>
          <w:sz w:val="22"/>
          <w:szCs w:val="22"/>
        </w:rPr>
        <w:t xml:space="preserve"> of variability in FIFA rankings. </w:t>
      </w:r>
    </w:p>
    <w:p w14:paraId="5BD3F8C0" w14:textId="77777777" w:rsidR="00644C2A" w:rsidRPr="0019647F" w:rsidRDefault="00BF2946" w:rsidP="002C0E5E">
      <w:pPr>
        <w:spacing w:line="360" w:lineRule="auto"/>
        <w:ind w:firstLine="720"/>
        <w:jc w:val="both"/>
        <w:rPr>
          <w:rFonts w:asciiTheme="majorHAnsi" w:hAnsiTheme="majorHAnsi" w:cstheme="majorBidi"/>
          <w:sz w:val="22"/>
          <w:szCs w:val="22"/>
        </w:rPr>
      </w:pPr>
      <w:r>
        <w:rPr>
          <w:rFonts w:asciiTheme="majorHAnsi" w:hAnsiTheme="majorHAnsi" w:cstheme="majorBidi"/>
          <w:sz w:val="22"/>
          <w:szCs w:val="22"/>
        </w:rPr>
        <w:t xml:space="preserve">We </w:t>
      </w:r>
      <w:r w:rsidR="00A963B4">
        <w:rPr>
          <w:rFonts w:asciiTheme="majorHAnsi" w:hAnsiTheme="majorHAnsi" w:cstheme="majorBidi"/>
          <w:sz w:val="22"/>
          <w:szCs w:val="22"/>
        </w:rPr>
        <w:t>introduce</w:t>
      </w:r>
      <w:r w:rsidR="00644C2A" w:rsidRPr="0019647F">
        <w:rPr>
          <w:rFonts w:asciiTheme="majorHAnsi" w:hAnsiTheme="majorHAnsi" w:cstheme="majorBidi"/>
          <w:sz w:val="22"/>
          <w:szCs w:val="22"/>
        </w:rPr>
        <w:t xml:space="preserve"> domestic </w:t>
      </w:r>
      <w:r w:rsidR="00F85435">
        <w:rPr>
          <w:rFonts w:asciiTheme="majorHAnsi" w:hAnsiTheme="majorHAnsi" w:cstheme="majorBidi"/>
          <w:sz w:val="22"/>
          <w:szCs w:val="22"/>
        </w:rPr>
        <w:t>leagues and clubs</w:t>
      </w:r>
      <w:r w:rsidR="00F85435" w:rsidRPr="0019647F">
        <w:rPr>
          <w:rFonts w:asciiTheme="majorHAnsi" w:hAnsiTheme="majorHAnsi" w:cstheme="majorBidi"/>
          <w:sz w:val="22"/>
          <w:szCs w:val="22"/>
        </w:rPr>
        <w:t xml:space="preserve"> </w:t>
      </w:r>
      <w:r w:rsidR="00644C2A" w:rsidRPr="0019647F">
        <w:rPr>
          <w:rFonts w:asciiTheme="majorHAnsi" w:hAnsiTheme="majorHAnsi" w:cstheme="majorBidi"/>
          <w:sz w:val="22"/>
          <w:szCs w:val="22"/>
        </w:rPr>
        <w:t>– the place where the majority of players spend the majority of their playing careers, and where fans display their passion weekly – to the center of the discussion. A problem</w:t>
      </w:r>
      <w:r w:rsidR="00A963B4">
        <w:rPr>
          <w:rFonts w:asciiTheme="majorHAnsi" w:hAnsiTheme="majorHAnsi" w:cstheme="majorBidi"/>
          <w:sz w:val="22"/>
          <w:szCs w:val="22"/>
        </w:rPr>
        <w:t xml:space="preserve"> of </w:t>
      </w:r>
      <w:proofErr w:type="spellStart"/>
      <w:r w:rsidR="00A963B4">
        <w:rPr>
          <w:rFonts w:asciiTheme="majorHAnsi" w:hAnsiTheme="majorHAnsi" w:cstheme="majorBidi"/>
          <w:i/>
          <w:sz w:val="22"/>
          <w:szCs w:val="22"/>
        </w:rPr>
        <w:t>endogeneity</w:t>
      </w:r>
      <w:proofErr w:type="spellEnd"/>
      <w:r w:rsidR="00644C2A" w:rsidRPr="0019647F">
        <w:rPr>
          <w:rFonts w:asciiTheme="majorHAnsi" w:hAnsiTheme="majorHAnsi" w:cstheme="majorBidi"/>
          <w:sz w:val="22"/>
          <w:szCs w:val="22"/>
        </w:rPr>
        <w:t xml:space="preserve"> arises</w:t>
      </w:r>
      <w:r w:rsidR="00F85435">
        <w:rPr>
          <w:rFonts w:asciiTheme="majorHAnsi" w:hAnsiTheme="majorHAnsi" w:cstheme="majorBidi"/>
          <w:sz w:val="22"/>
          <w:szCs w:val="22"/>
        </w:rPr>
        <w:t>,</w:t>
      </w:r>
      <w:r w:rsidR="00644C2A" w:rsidRPr="0019647F">
        <w:rPr>
          <w:rFonts w:asciiTheme="majorHAnsi" w:hAnsiTheme="majorHAnsi" w:cstheme="majorBidi"/>
          <w:sz w:val="22"/>
          <w:szCs w:val="22"/>
        </w:rPr>
        <w:t xml:space="preserve"> because with the exception of Brazil, the same large, rich countries that traditionally host the strongest club leagues (Germany, Italy, Spain, England) also have realized extended success at the national level. For statistical purposes, our econometric specification among their relative determinants must accommodate the inherent </w:t>
      </w:r>
      <w:proofErr w:type="spellStart"/>
      <w:r w:rsidR="00D424C2" w:rsidRPr="00210374">
        <w:rPr>
          <w:rFonts w:asciiTheme="majorHAnsi" w:hAnsiTheme="majorHAnsi" w:cstheme="majorBidi"/>
          <w:i/>
          <w:sz w:val="22"/>
          <w:szCs w:val="22"/>
        </w:rPr>
        <w:t>endogeneity</w:t>
      </w:r>
      <w:proofErr w:type="spellEnd"/>
      <w:r w:rsidR="00644C2A" w:rsidRPr="0019647F">
        <w:rPr>
          <w:rFonts w:asciiTheme="majorHAnsi" w:hAnsiTheme="majorHAnsi" w:cstheme="majorBidi"/>
          <w:sz w:val="22"/>
          <w:szCs w:val="22"/>
        </w:rPr>
        <w:t xml:space="preserve"> that the same players represent both club teams and national teams. </w:t>
      </w:r>
    </w:p>
    <w:p w14:paraId="6DFAC7C5" w14:textId="77777777" w:rsidR="0080385C" w:rsidRPr="0019647F" w:rsidRDefault="0080385C" w:rsidP="0019647F">
      <w:pPr>
        <w:spacing w:line="360" w:lineRule="auto"/>
        <w:ind w:firstLine="720"/>
        <w:jc w:val="both"/>
        <w:rPr>
          <w:rFonts w:asciiTheme="majorHAnsi" w:hAnsiTheme="majorHAnsi" w:cstheme="majorBidi"/>
          <w:sz w:val="22"/>
          <w:szCs w:val="22"/>
        </w:rPr>
      </w:pPr>
    </w:p>
    <w:p w14:paraId="48CED198" w14:textId="77777777" w:rsidR="0080385C" w:rsidRPr="0019647F" w:rsidRDefault="00111062" w:rsidP="0019647F">
      <w:pPr>
        <w:pStyle w:val="ListParagraph"/>
        <w:numPr>
          <w:ilvl w:val="0"/>
          <w:numId w:val="33"/>
          <w:numberingChange w:id="1" w:author="Narek Sahakyan (WCER403245)" w:date="2013-01-30T11:46:00Z" w:original="%1:2:1:."/>
        </w:numPr>
        <w:spacing w:line="360" w:lineRule="auto"/>
        <w:jc w:val="both"/>
        <w:rPr>
          <w:rFonts w:asciiTheme="majorHAnsi" w:hAnsiTheme="majorHAnsi" w:cstheme="majorBidi"/>
          <w:b/>
          <w:bCs/>
          <w:sz w:val="22"/>
          <w:szCs w:val="22"/>
        </w:rPr>
      </w:pPr>
      <w:r w:rsidRPr="0019647F">
        <w:rPr>
          <w:rFonts w:asciiTheme="majorHAnsi" w:hAnsiTheme="majorHAnsi" w:cstheme="majorBidi"/>
          <w:b/>
          <w:bCs/>
          <w:sz w:val="22"/>
          <w:szCs w:val="22"/>
        </w:rPr>
        <w:t>Identification and Econometrics: Solving for the “</w:t>
      </w:r>
      <w:proofErr w:type="spellStart"/>
      <w:r w:rsidRPr="0019647F">
        <w:rPr>
          <w:rFonts w:asciiTheme="majorHAnsi" w:hAnsiTheme="majorHAnsi" w:cstheme="majorBidi"/>
          <w:b/>
          <w:bCs/>
          <w:sz w:val="22"/>
          <w:szCs w:val="22"/>
        </w:rPr>
        <w:t>Messi</w:t>
      </w:r>
      <w:proofErr w:type="spellEnd"/>
      <w:r w:rsidRPr="0019647F">
        <w:rPr>
          <w:rFonts w:asciiTheme="majorHAnsi" w:hAnsiTheme="majorHAnsi" w:cstheme="majorBidi"/>
          <w:b/>
          <w:bCs/>
          <w:sz w:val="22"/>
          <w:szCs w:val="22"/>
        </w:rPr>
        <w:t xml:space="preserve"> effects”</w:t>
      </w:r>
    </w:p>
    <w:p w14:paraId="414B85F7" w14:textId="77777777" w:rsidR="00111062" w:rsidRPr="0019647F" w:rsidRDefault="00111062" w:rsidP="00CD64E8">
      <w:pPr>
        <w:spacing w:line="360" w:lineRule="auto"/>
        <w:ind w:firstLine="720"/>
        <w:jc w:val="both"/>
        <w:rPr>
          <w:rFonts w:asciiTheme="majorHAnsi" w:hAnsiTheme="majorHAnsi" w:cstheme="majorBidi"/>
          <w:sz w:val="22"/>
          <w:szCs w:val="22"/>
        </w:rPr>
      </w:pPr>
      <w:r w:rsidRPr="0019647F">
        <w:rPr>
          <w:rFonts w:asciiTheme="majorHAnsi" w:hAnsiTheme="majorHAnsi" w:cstheme="majorBidi"/>
          <w:sz w:val="22"/>
          <w:szCs w:val="22"/>
        </w:rPr>
        <w:t xml:space="preserve">If club teams could employ only local players, we would expect an almost perfect correlation between </w:t>
      </w:r>
      <w:r w:rsidR="00BF2946">
        <w:rPr>
          <w:rFonts w:asciiTheme="majorHAnsi" w:hAnsiTheme="majorHAnsi" w:cstheme="majorBidi"/>
          <w:sz w:val="22"/>
          <w:szCs w:val="22"/>
        </w:rPr>
        <w:t xml:space="preserve">a country’s aggregate </w:t>
      </w:r>
      <w:r w:rsidRPr="0019647F">
        <w:rPr>
          <w:rFonts w:asciiTheme="majorHAnsi" w:hAnsiTheme="majorHAnsi" w:cstheme="majorBidi"/>
          <w:sz w:val="22"/>
          <w:szCs w:val="22"/>
        </w:rPr>
        <w:t xml:space="preserve">club success and national success. In this </w:t>
      </w:r>
      <w:r w:rsidRPr="002721D9">
        <w:rPr>
          <w:rFonts w:asciiTheme="majorHAnsi" w:hAnsiTheme="majorHAnsi" w:cstheme="majorBidi"/>
          <w:i/>
          <w:sz w:val="22"/>
          <w:szCs w:val="22"/>
        </w:rPr>
        <w:t>autarky</w:t>
      </w:r>
      <w:r w:rsidRPr="0019647F">
        <w:rPr>
          <w:rFonts w:asciiTheme="majorHAnsi" w:hAnsiTheme="majorHAnsi" w:cstheme="majorBidi"/>
          <w:sz w:val="22"/>
          <w:szCs w:val="22"/>
        </w:rPr>
        <w:t xml:space="preserve"> scenario, in which players performed only for their own nation’s domestic club teams, a country’s international club success would mirror its national success</w:t>
      </w:r>
      <w:r w:rsidR="00F85435">
        <w:rPr>
          <w:rFonts w:asciiTheme="majorHAnsi" w:hAnsiTheme="majorHAnsi" w:cstheme="majorBidi"/>
          <w:sz w:val="22"/>
          <w:szCs w:val="22"/>
        </w:rPr>
        <w:t>.</w:t>
      </w:r>
      <w:r w:rsidRPr="0019647F">
        <w:rPr>
          <w:rFonts w:asciiTheme="majorHAnsi" w:hAnsiTheme="majorHAnsi" w:cstheme="majorBidi"/>
          <w:sz w:val="22"/>
          <w:szCs w:val="22"/>
        </w:rPr>
        <w:t xml:space="preserve"> However, free migration and trade of players complicates this relationship. </w:t>
      </w:r>
      <w:r w:rsidR="003B2EB6">
        <w:rPr>
          <w:rFonts w:asciiTheme="majorHAnsi" w:hAnsiTheme="majorHAnsi" w:cstheme="majorBidi"/>
          <w:sz w:val="22"/>
          <w:szCs w:val="22"/>
        </w:rPr>
        <w:t xml:space="preserve">As an example, consider the greatest player currently playing football: Lionel </w:t>
      </w:r>
      <w:proofErr w:type="spellStart"/>
      <w:r w:rsidR="003B2EB6">
        <w:rPr>
          <w:rFonts w:asciiTheme="majorHAnsi" w:hAnsiTheme="majorHAnsi" w:cstheme="majorBidi"/>
          <w:sz w:val="22"/>
          <w:szCs w:val="22"/>
        </w:rPr>
        <w:t>Messi</w:t>
      </w:r>
      <w:proofErr w:type="spellEnd"/>
      <w:r w:rsidR="00A963B4">
        <w:rPr>
          <w:rFonts w:asciiTheme="majorHAnsi" w:hAnsiTheme="majorHAnsi" w:cstheme="majorBidi"/>
          <w:sz w:val="22"/>
          <w:szCs w:val="22"/>
        </w:rPr>
        <w:t xml:space="preserve">, who </w:t>
      </w:r>
      <w:r w:rsidRPr="0019647F">
        <w:rPr>
          <w:rFonts w:asciiTheme="majorHAnsi" w:hAnsiTheme="majorHAnsi" w:cstheme="majorBidi"/>
          <w:sz w:val="22"/>
          <w:szCs w:val="22"/>
        </w:rPr>
        <w:t>lays for a club team in Spain</w:t>
      </w:r>
      <w:r w:rsidR="00BF2946">
        <w:rPr>
          <w:rFonts w:asciiTheme="majorHAnsi" w:hAnsiTheme="majorHAnsi" w:cstheme="majorBidi"/>
          <w:sz w:val="22"/>
          <w:szCs w:val="22"/>
        </w:rPr>
        <w:t xml:space="preserve"> but wears </w:t>
      </w:r>
      <w:r w:rsidR="00A963B4">
        <w:rPr>
          <w:rFonts w:asciiTheme="majorHAnsi" w:hAnsiTheme="majorHAnsi" w:cstheme="majorBidi"/>
          <w:sz w:val="22"/>
          <w:szCs w:val="22"/>
        </w:rPr>
        <w:t>competes internationally for Argentina</w:t>
      </w:r>
      <w:r w:rsidR="00BF2946">
        <w:rPr>
          <w:rFonts w:asciiTheme="majorHAnsi" w:hAnsiTheme="majorHAnsi" w:cstheme="majorBidi"/>
          <w:sz w:val="22"/>
          <w:szCs w:val="22"/>
        </w:rPr>
        <w:t>.</w:t>
      </w:r>
      <w:r w:rsidRPr="0019647F">
        <w:rPr>
          <w:rFonts w:asciiTheme="majorHAnsi" w:hAnsiTheme="majorHAnsi" w:cstheme="majorBidi"/>
          <w:sz w:val="22"/>
          <w:szCs w:val="22"/>
        </w:rPr>
        <w:t xml:space="preserve"> While his contributions in international competition accrue directly to Argentina, there exist indirect “</w:t>
      </w:r>
      <w:proofErr w:type="spellStart"/>
      <w:r w:rsidRPr="0019647F">
        <w:rPr>
          <w:rFonts w:asciiTheme="majorHAnsi" w:hAnsiTheme="majorHAnsi" w:cstheme="majorBidi"/>
          <w:sz w:val="22"/>
          <w:szCs w:val="22"/>
        </w:rPr>
        <w:t>Messi</w:t>
      </w:r>
      <w:proofErr w:type="spellEnd"/>
      <w:r w:rsidRPr="0019647F">
        <w:rPr>
          <w:rFonts w:asciiTheme="majorHAnsi" w:hAnsiTheme="majorHAnsi" w:cstheme="majorBidi"/>
          <w:sz w:val="22"/>
          <w:szCs w:val="22"/>
        </w:rPr>
        <w:t xml:space="preserve"> effects” on the Spanish national team in which his weekly performance at the </w:t>
      </w:r>
      <w:r w:rsidRPr="0019647F">
        <w:rPr>
          <w:rFonts w:asciiTheme="majorHAnsi" w:hAnsiTheme="majorHAnsi" w:cstheme="majorBidi"/>
          <w:sz w:val="22"/>
          <w:szCs w:val="22"/>
        </w:rPr>
        <w:lastRenderedPageBreak/>
        <w:t xml:space="preserve">club level improves the quality of both his Barcelona teammates and his Madrid rivals (a selection of whom compete together under the Spanish flag.)  </w:t>
      </w:r>
    </w:p>
    <w:p w14:paraId="095F3518" w14:textId="77777777" w:rsidR="00111062" w:rsidRPr="0019647F" w:rsidRDefault="002C0E5E" w:rsidP="00B175AF">
      <w:pPr>
        <w:spacing w:line="360" w:lineRule="auto"/>
        <w:ind w:firstLine="720"/>
        <w:jc w:val="both"/>
        <w:rPr>
          <w:rFonts w:asciiTheme="majorHAnsi" w:hAnsiTheme="majorHAnsi" w:cstheme="majorBidi"/>
          <w:sz w:val="28"/>
          <w:szCs w:val="28"/>
        </w:rPr>
      </w:pPr>
      <w:r w:rsidRPr="0019647F">
        <w:rPr>
          <w:rFonts w:asciiTheme="majorHAnsi" w:hAnsiTheme="majorHAnsi" w:cstheme="majorBidi"/>
          <w:sz w:val="22"/>
          <w:szCs w:val="22"/>
        </w:rPr>
        <w:t xml:space="preserve">The usual trick </w:t>
      </w:r>
      <w:r w:rsidR="00BF2946">
        <w:rPr>
          <w:rFonts w:asciiTheme="majorHAnsi" w:hAnsiTheme="majorHAnsi" w:cstheme="majorBidi"/>
          <w:sz w:val="22"/>
          <w:szCs w:val="22"/>
        </w:rPr>
        <w:t xml:space="preserve">in </w:t>
      </w:r>
      <w:r w:rsidR="000127F3">
        <w:rPr>
          <w:rFonts w:asciiTheme="majorHAnsi" w:hAnsiTheme="majorHAnsi" w:cstheme="majorBidi"/>
          <w:sz w:val="22"/>
          <w:szCs w:val="22"/>
        </w:rPr>
        <w:t xml:space="preserve">the </w:t>
      </w:r>
      <w:r w:rsidR="00BF2946">
        <w:rPr>
          <w:rFonts w:asciiTheme="majorHAnsi" w:hAnsiTheme="majorHAnsi" w:cstheme="majorBidi"/>
          <w:sz w:val="22"/>
          <w:szCs w:val="22"/>
        </w:rPr>
        <w:t xml:space="preserve">presence of </w:t>
      </w:r>
      <w:r w:rsidR="00132EBA">
        <w:rPr>
          <w:rFonts w:asciiTheme="majorHAnsi" w:hAnsiTheme="majorHAnsi" w:cstheme="majorBidi"/>
          <w:sz w:val="22"/>
          <w:szCs w:val="22"/>
        </w:rPr>
        <w:t xml:space="preserve">such </w:t>
      </w:r>
      <w:proofErr w:type="spellStart"/>
      <w:r w:rsidR="00BF2946">
        <w:rPr>
          <w:rFonts w:asciiTheme="majorHAnsi" w:hAnsiTheme="majorHAnsi" w:cstheme="majorBidi"/>
          <w:sz w:val="22"/>
          <w:szCs w:val="22"/>
        </w:rPr>
        <w:t>endogeneity</w:t>
      </w:r>
      <w:proofErr w:type="spellEnd"/>
      <w:r w:rsidR="00BF2946">
        <w:rPr>
          <w:rFonts w:asciiTheme="majorHAnsi" w:hAnsiTheme="majorHAnsi" w:cstheme="majorBidi"/>
          <w:sz w:val="22"/>
          <w:szCs w:val="22"/>
        </w:rPr>
        <w:t xml:space="preserve"> </w:t>
      </w:r>
      <w:r w:rsidRPr="0019647F">
        <w:rPr>
          <w:rFonts w:asciiTheme="majorHAnsi" w:hAnsiTheme="majorHAnsi" w:cstheme="majorBidi"/>
          <w:sz w:val="22"/>
          <w:szCs w:val="22"/>
        </w:rPr>
        <w:t xml:space="preserve">is to use “instrumental variables” that are </w:t>
      </w:r>
      <w:r w:rsidR="000127F3">
        <w:rPr>
          <w:rFonts w:asciiTheme="majorHAnsi" w:hAnsiTheme="majorHAnsi" w:cstheme="majorBidi"/>
          <w:sz w:val="22"/>
          <w:szCs w:val="22"/>
        </w:rPr>
        <w:t xml:space="preserve">directly </w:t>
      </w:r>
      <w:r w:rsidRPr="0019647F">
        <w:rPr>
          <w:rFonts w:asciiTheme="majorHAnsi" w:hAnsiTheme="majorHAnsi" w:cstheme="majorBidi"/>
          <w:sz w:val="22"/>
          <w:szCs w:val="22"/>
        </w:rPr>
        <w:t>correlated with one outcome and not</w:t>
      </w:r>
      <w:r w:rsidR="000127F3">
        <w:rPr>
          <w:rFonts w:asciiTheme="majorHAnsi" w:hAnsiTheme="majorHAnsi" w:cstheme="majorBidi"/>
          <w:sz w:val="22"/>
          <w:szCs w:val="22"/>
        </w:rPr>
        <w:t xml:space="preserve"> </w:t>
      </w:r>
      <w:r w:rsidRPr="0019647F">
        <w:rPr>
          <w:rFonts w:asciiTheme="majorHAnsi" w:hAnsiTheme="majorHAnsi" w:cstheme="majorBidi"/>
          <w:sz w:val="22"/>
          <w:szCs w:val="22"/>
        </w:rPr>
        <w:t xml:space="preserve">the other. Often </w:t>
      </w:r>
      <w:r w:rsidR="00BF2946" w:rsidRPr="0019647F">
        <w:rPr>
          <w:rFonts w:asciiTheme="majorHAnsi" w:hAnsiTheme="majorHAnsi" w:cstheme="majorBidi"/>
          <w:sz w:val="22"/>
          <w:szCs w:val="22"/>
        </w:rPr>
        <w:t>th</w:t>
      </w:r>
      <w:r w:rsidR="00BF2946">
        <w:rPr>
          <w:rFonts w:asciiTheme="majorHAnsi" w:hAnsiTheme="majorHAnsi" w:cstheme="majorBidi"/>
          <w:sz w:val="22"/>
          <w:szCs w:val="22"/>
        </w:rPr>
        <w:t>is</w:t>
      </w:r>
      <w:r w:rsidR="00BF2946" w:rsidRPr="0019647F">
        <w:rPr>
          <w:rFonts w:asciiTheme="majorHAnsi" w:hAnsiTheme="majorHAnsi" w:cstheme="majorBidi"/>
          <w:sz w:val="22"/>
          <w:szCs w:val="22"/>
        </w:rPr>
        <w:t xml:space="preserve"> </w:t>
      </w:r>
      <w:r w:rsidRPr="0019647F">
        <w:rPr>
          <w:rFonts w:asciiTheme="majorHAnsi" w:hAnsiTheme="majorHAnsi" w:cstheme="majorBidi"/>
          <w:sz w:val="22"/>
          <w:szCs w:val="22"/>
        </w:rPr>
        <w:t>method involves a system of lagged indicators, but we found a simple, intuitive solution in</w:t>
      </w:r>
      <w:r w:rsidR="00BF2946">
        <w:rPr>
          <w:rFonts w:asciiTheme="majorHAnsi" w:hAnsiTheme="majorHAnsi" w:cstheme="majorBidi"/>
          <w:sz w:val="22"/>
          <w:szCs w:val="22"/>
        </w:rPr>
        <w:t xml:space="preserve"> </w:t>
      </w:r>
      <w:r w:rsidR="00111062" w:rsidRPr="004A1911">
        <w:rPr>
          <w:rFonts w:asciiTheme="majorHAnsi" w:eastAsia="Calibri" w:hAnsiTheme="majorHAnsi"/>
          <w:sz w:val="22"/>
          <w:szCs w:val="22"/>
        </w:rPr>
        <w:t xml:space="preserve">Chapter 7 of </w:t>
      </w:r>
      <w:proofErr w:type="spellStart"/>
      <w:r w:rsidR="00111062" w:rsidRPr="004A1911">
        <w:rPr>
          <w:rFonts w:asciiTheme="majorHAnsi" w:eastAsia="Calibri" w:hAnsiTheme="majorHAnsi"/>
          <w:sz w:val="22"/>
          <w:szCs w:val="22"/>
        </w:rPr>
        <w:t>Kuper</w:t>
      </w:r>
      <w:proofErr w:type="spellEnd"/>
      <w:r w:rsidR="00111062" w:rsidRPr="004A1911">
        <w:rPr>
          <w:rFonts w:asciiTheme="majorHAnsi" w:eastAsia="Calibri" w:hAnsiTheme="majorHAnsi"/>
          <w:sz w:val="22"/>
          <w:szCs w:val="22"/>
        </w:rPr>
        <w:t xml:space="preserve"> and </w:t>
      </w:r>
      <w:proofErr w:type="spellStart"/>
      <w:r w:rsidR="00111062" w:rsidRPr="004A1911">
        <w:rPr>
          <w:rFonts w:asciiTheme="majorHAnsi" w:eastAsia="Calibri" w:hAnsiTheme="majorHAnsi"/>
          <w:sz w:val="22"/>
          <w:szCs w:val="22"/>
        </w:rPr>
        <w:t>Szymanksi’s</w:t>
      </w:r>
      <w:proofErr w:type="spellEnd"/>
      <w:r w:rsidR="00111062" w:rsidRPr="004A1911">
        <w:rPr>
          <w:rFonts w:asciiTheme="majorHAnsi" w:eastAsia="Calibri" w:hAnsiTheme="majorHAnsi"/>
          <w:sz w:val="22"/>
          <w:szCs w:val="22"/>
        </w:rPr>
        <w:t xml:space="preserve"> </w:t>
      </w:r>
      <w:hyperlink r:id="rId10" w:history="1">
        <w:proofErr w:type="spellStart"/>
        <w:r w:rsidR="00111062" w:rsidRPr="004A1911">
          <w:rPr>
            <w:rStyle w:val="Hyperlink"/>
            <w:rFonts w:asciiTheme="majorHAnsi" w:eastAsia="Calibri" w:hAnsiTheme="majorHAnsi"/>
            <w:i/>
            <w:iCs/>
            <w:sz w:val="22"/>
            <w:szCs w:val="22"/>
          </w:rPr>
          <w:t>Soccernomics</w:t>
        </w:r>
        <w:proofErr w:type="spellEnd"/>
      </w:hyperlink>
      <w:r w:rsidR="000127F3">
        <w:rPr>
          <w:rStyle w:val="Hyperlink"/>
          <w:rFonts w:asciiTheme="majorHAnsi" w:eastAsia="Calibri" w:hAnsiTheme="majorHAnsi"/>
          <w:i/>
          <w:iCs/>
          <w:sz w:val="22"/>
          <w:szCs w:val="22"/>
        </w:rPr>
        <w:t xml:space="preserve"> </w:t>
      </w:r>
      <w:r w:rsidR="000127F3" w:rsidRPr="004A1911">
        <w:rPr>
          <w:rFonts w:asciiTheme="majorHAnsi" w:eastAsia="Calibri" w:hAnsiTheme="majorHAnsi"/>
          <w:sz w:val="22"/>
          <w:szCs w:val="22"/>
        </w:rPr>
        <w:t>(2009)</w:t>
      </w:r>
      <w:r>
        <w:rPr>
          <w:rFonts w:asciiTheme="majorHAnsi" w:eastAsia="Calibri" w:hAnsiTheme="majorHAnsi"/>
          <w:i/>
          <w:iCs/>
          <w:sz w:val="22"/>
          <w:szCs w:val="22"/>
        </w:rPr>
        <w:t>.</w:t>
      </w:r>
      <w:r w:rsidR="00BF2946">
        <w:rPr>
          <w:rFonts w:asciiTheme="majorHAnsi" w:eastAsia="Calibri" w:hAnsiTheme="majorHAnsi"/>
          <w:i/>
          <w:iCs/>
          <w:sz w:val="22"/>
          <w:szCs w:val="22"/>
        </w:rPr>
        <w:t xml:space="preserve"> </w:t>
      </w:r>
      <w:r w:rsidR="005F4827">
        <w:rPr>
          <w:rFonts w:asciiTheme="majorHAnsi" w:eastAsia="Calibri" w:hAnsiTheme="majorHAnsi"/>
          <w:sz w:val="22"/>
          <w:szCs w:val="22"/>
        </w:rPr>
        <w:t xml:space="preserve">They </w:t>
      </w:r>
      <w:r w:rsidR="00942A13">
        <w:rPr>
          <w:rFonts w:asciiTheme="majorHAnsi" w:eastAsia="Calibri" w:hAnsiTheme="majorHAnsi"/>
          <w:sz w:val="22"/>
          <w:szCs w:val="22"/>
        </w:rPr>
        <w:t>present an explanation for</w:t>
      </w:r>
      <w:r w:rsidR="00111062" w:rsidRPr="0019647F">
        <w:rPr>
          <w:rFonts w:asciiTheme="majorHAnsi" w:eastAsia="Calibri" w:hAnsiTheme="majorHAnsi"/>
          <w:sz w:val="22"/>
          <w:szCs w:val="22"/>
        </w:rPr>
        <w:t xml:space="preserve"> the historical dominance of provincial clubs in European soccer, and</w:t>
      </w:r>
      <w:r>
        <w:rPr>
          <w:rFonts w:asciiTheme="majorHAnsi" w:eastAsia="Calibri" w:hAnsiTheme="majorHAnsi"/>
          <w:sz w:val="22"/>
          <w:szCs w:val="22"/>
        </w:rPr>
        <w:t xml:space="preserve"> by extension global soccer. Football </w:t>
      </w:r>
      <w:r w:rsidR="005F4827">
        <w:rPr>
          <w:rFonts w:asciiTheme="majorHAnsi" w:eastAsia="Calibri" w:hAnsiTheme="majorHAnsi"/>
          <w:sz w:val="22"/>
          <w:szCs w:val="22"/>
        </w:rPr>
        <w:t xml:space="preserve">grew in the cities where industrialization occurred. Workers left their homes their lives in various parts of their country and migrated to the new industrial cities like Manchester, </w:t>
      </w:r>
      <w:r w:rsidR="00D334A5">
        <w:rPr>
          <w:rFonts w:asciiTheme="majorHAnsi" w:eastAsia="Calibri" w:hAnsiTheme="majorHAnsi"/>
          <w:sz w:val="22"/>
          <w:szCs w:val="22"/>
        </w:rPr>
        <w:t xml:space="preserve">Barcelona, </w:t>
      </w:r>
      <w:r w:rsidR="005F4827">
        <w:rPr>
          <w:rFonts w:asciiTheme="majorHAnsi" w:eastAsia="Calibri" w:hAnsiTheme="majorHAnsi"/>
          <w:sz w:val="22"/>
          <w:szCs w:val="22"/>
        </w:rPr>
        <w:t xml:space="preserve">Turin, and Munich. Once there, they identified with the soccer clubs that were emerging there. With the exception of fascist regimes such as Spain, the capital cities of Europe </w:t>
      </w:r>
      <w:r w:rsidR="00F85435">
        <w:rPr>
          <w:rFonts w:asciiTheme="majorHAnsi" w:eastAsia="Calibri" w:hAnsiTheme="majorHAnsi"/>
          <w:sz w:val="22"/>
          <w:szCs w:val="22"/>
        </w:rPr>
        <w:t>found it harder to compete with</w:t>
      </w:r>
      <w:r w:rsidR="005F4827">
        <w:rPr>
          <w:rFonts w:asciiTheme="majorHAnsi" w:eastAsia="Calibri" w:hAnsiTheme="majorHAnsi"/>
          <w:sz w:val="22"/>
          <w:szCs w:val="22"/>
        </w:rPr>
        <w:t xml:space="preserve"> the big clubs and their industrial worker fan bases. Populations in these cities tripled in a generation. So the big clubs are in Turin</w:t>
      </w:r>
      <w:r w:rsidR="00111062" w:rsidRPr="0019647F">
        <w:rPr>
          <w:rFonts w:asciiTheme="majorHAnsi" w:eastAsia="Calibri" w:hAnsiTheme="majorHAnsi"/>
          <w:sz w:val="22"/>
          <w:szCs w:val="22"/>
        </w:rPr>
        <w:t>, not Rome; Munich, not Berlin; and Manchester, not London.</w:t>
      </w:r>
      <w:r w:rsidR="00BF2946">
        <w:rPr>
          <w:rFonts w:asciiTheme="majorHAnsi" w:eastAsia="Calibri" w:hAnsiTheme="majorHAnsi"/>
          <w:sz w:val="22"/>
          <w:szCs w:val="22"/>
        </w:rPr>
        <w:t xml:space="preserve"> </w:t>
      </w:r>
      <w:r w:rsidR="00942A13">
        <w:rPr>
          <w:rFonts w:asciiTheme="majorHAnsi" w:eastAsia="Calibri" w:hAnsiTheme="majorHAnsi"/>
          <w:sz w:val="22"/>
          <w:szCs w:val="22"/>
        </w:rPr>
        <w:t xml:space="preserve">Beyond Europe, the same pattern continued through the rest of the world. </w:t>
      </w:r>
      <w:r w:rsidR="005F4827">
        <w:rPr>
          <w:rFonts w:asciiTheme="majorHAnsi" w:eastAsia="Calibri" w:hAnsiTheme="majorHAnsi"/>
          <w:sz w:val="22"/>
          <w:szCs w:val="22"/>
        </w:rPr>
        <w:t>In other words, the industrial revolution encoded a stronger preference for soccer on industrial cities</w:t>
      </w:r>
      <w:r w:rsidR="00942A13">
        <w:rPr>
          <w:rFonts w:asciiTheme="majorHAnsi" w:eastAsia="Calibri" w:hAnsiTheme="majorHAnsi"/>
          <w:sz w:val="22"/>
          <w:szCs w:val="22"/>
        </w:rPr>
        <w:t xml:space="preserve">. Therefore, the countries </w:t>
      </w:r>
      <w:r w:rsidR="00132EBA">
        <w:rPr>
          <w:rFonts w:asciiTheme="majorHAnsi" w:eastAsia="Calibri" w:hAnsiTheme="majorHAnsi"/>
          <w:sz w:val="22"/>
          <w:szCs w:val="22"/>
        </w:rPr>
        <w:t>with greater</w:t>
      </w:r>
      <w:r w:rsidR="00942A13">
        <w:rPr>
          <w:rFonts w:asciiTheme="majorHAnsi" w:eastAsia="Calibri" w:hAnsiTheme="majorHAnsi"/>
          <w:sz w:val="22"/>
          <w:szCs w:val="22"/>
        </w:rPr>
        <w:t xml:space="preserve"> concentration</w:t>
      </w:r>
      <w:r w:rsidR="00F85435">
        <w:rPr>
          <w:rFonts w:asciiTheme="majorHAnsi" w:eastAsia="Calibri" w:hAnsiTheme="majorHAnsi"/>
          <w:sz w:val="22"/>
          <w:szCs w:val="22"/>
        </w:rPr>
        <w:t>s</w:t>
      </w:r>
      <w:r w:rsidR="00942A13">
        <w:rPr>
          <w:rFonts w:asciiTheme="majorHAnsi" w:eastAsia="Calibri" w:hAnsiTheme="majorHAnsi"/>
          <w:sz w:val="22"/>
          <w:szCs w:val="22"/>
        </w:rPr>
        <w:t xml:space="preserve"> of </w:t>
      </w:r>
      <w:r w:rsidR="00F85435">
        <w:rPr>
          <w:rFonts w:asciiTheme="majorHAnsi" w:eastAsia="Calibri" w:hAnsiTheme="majorHAnsi"/>
          <w:sz w:val="22"/>
          <w:szCs w:val="22"/>
        </w:rPr>
        <w:t xml:space="preserve">urbanized </w:t>
      </w:r>
      <w:r w:rsidR="00942A13">
        <w:rPr>
          <w:rFonts w:asciiTheme="majorHAnsi" w:eastAsia="Calibri" w:hAnsiTheme="majorHAnsi"/>
          <w:sz w:val="22"/>
          <w:szCs w:val="22"/>
        </w:rPr>
        <w:t>population will tend to exhibit a stronger cultural preference</w:t>
      </w:r>
      <w:r w:rsidR="00111062" w:rsidRPr="0019647F">
        <w:rPr>
          <w:rFonts w:asciiTheme="majorHAnsi" w:eastAsia="Calibri" w:hAnsiTheme="majorHAnsi"/>
          <w:sz w:val="22"/>
          <w:szCs w:val="22"/>
        </w:rPr>
        <w:t xml:space="preserve"> for soccer.</w:t>
      </w:r>
    </w:p>
    <w:p w14:paraId="24847D76" w14:textId="77777777" w:rsidR="00132EBA" w:rsidRDefault="00B175AF" w:rsidP="00B175AF">
      <w:pPr>
        <w:spacing w:line="360" w:lineRule="auto"/>
        <w:ind w:firstLine="720"/>
        <w:jc w:val="both"/>
        <w:rPr>
          <w:rFonts w:asciiTheme="majorHAnsi" w:hAnsiTheme="majorHAnsi" w:cstheme="majorBidi"/>
          <w:sz w:val="22"/>
          <w:szCs w:val="22"/>
        </w:rPr>
      </w:pPr>
      <w:r>
        <w:rPr>
          <w:rFonts w:asciiTheme="majorHAnsi" w:hAnsiTheme="majorHAnsi" w:cstheme="majorBidi"/>
          <w:sz w:val="22"/>
          <w:szCs w:val="22"/>
        </w:rPr>
        <w:t>W</w:t>
      </w:r>
      <w:r w:rsidR="00BB7B02" w:rsidRPr="0019647F">
        <w:rPr>
          <w:rFonts w:asciiTheme="majorHAnsi" w:hAnsiTheme="majorHAnsi" w:cstheme="majorBidi"/>
          <w:sz w:val="22"/>
          <w:szCs w:val="22"/>
        </w:rPr>
        <w:t xml:space="preserve">e </w:t>
      </w:r>
      <w:r>
        <w:rPr>
          <w:rFonts w:asciiTheme="majorHAnsi" w:hAnsiTheme="majorHAnsi" w:cstheme="majorBidi"/>
          <w:sz w:val="22"/>
          <w:szCs w:val="22"/>
        </w:rPr>
        <w:t xml:space="preserve">therefore </w:t>
      </w:r>
      <w:r w:rsidR="00BB7B02" w:rsidRPr="0019647F">
        <w:rPr>
          <w:rFonts w:asciiTheme="majorHAnsi" w:hAnsiTheme="majorHAnsi" w:cstheme="majorBidi"/>
          <w:sz w:val="22"/>
          <w:szCs w:val="22"/>
        </w:rPr>
        <w:t xml:space="preserve">consider the element of country’s </w:t>
      </w:r>
      <w:r w:rsidR="00BB7B02" w:rsidRPr="0019647F">
        <w:rPr>
          <w:rFonts w:asciiTheme="majorHAnsi" w:hAnsiTheme="majorHAnsi" w:cstheme="majorBidi"/>
          <w:iCs/>
          <w:sz w:val="22"/>
          <w:szCs w:val="22"/>
        </w:rPr>
        <w:t>urban population</w:t>
      </w:r>
      <w:r>
        <w:rPr>
          <w:rFonts w:asciiTheme="majorHAnsi" w:hAnsiTheme="majorHAnsi" w:cstheme="majorBidi"/>
          <w:iCs/>
          <w:sz w:val="22"/>
          <w:szCs w:val="22"/>
        </w:rPr>
        <w:t xml:space="preserve"> as an instrument for club success</w:t>
      </w:r>
      <w:r w:rsidR="00BB7B02" w:rsidRPr="0019647F">
        <w:rPr>
          <w:rFonts w:asciiTheme="majorHAnsi" w:hAnsiTheme="majorHAnsi" w:cstheme="majorBidi"/>
          <w:sz w:val="22"/>
          <w:szCs w:val="22"/>
        </w:rPr>
        <w:t xml:space="preserve">. National teams presumably draw on a fan base from the entire country. Professional clubs, however, depend on </w:t>
      </w:r>
      <w:r w:rsidR="00132EBA">
        <w:rPr>
          <w:rFonts w:asciiTheme="majorHAnsi" w:hAnsiTheme="majorHAnsi" w:cstheme="majorBidi"/>
          <w:sz w:val="22"/>
          <w:szCs w:val="22"/>
        </w:rPr>
        <w:t xml:space="preserve">infrastructure, </w:t>
      </w:r>
      <w:r w:rsidR="00BB7B02" w:rsidRPr="0019647F">
        <w:rPr>
          <w:rFonts w:asciiTheme="majorHAnsi" w:hAnsiTheme="majorHAnsi" w:cstheme="majorBidi"/>
          <w:sz w:val="22"/>
          <w:szCs w:val="22"/>
        </w:rPr>
        <w:t xml:space="preserve">attendance and a strong local fan base for survival, which manifests itself in dense urban areas. Any relationship between urban population and national team success, as opposed to local club support, will be transmitted through the club success. If denser </w:t>
      </w:r>
      <w:r w:rsidR="000127F3">
        <w:rPr>
          <w:rFonts w:asciiTheme="majorHAnsi" w:hAnsiTheme="majorHAnsi" w:cstheme="majorBidi"/>
          <w:sz w:val="22"/>
          <w:szCs w:val="22"/>
        </w:rPr>
        <w:t>industrial cities</w:t>
      </w:r>
      <w:r w:rsidR="00BB7B02" w:rsidRPr="0019647F">
        <w:rPr>
          <w:rFonts w:asciiTheme="majorHAnsi" w:hAnsiTheme="majorHAnsi" w:cstheme="majorBidi"/>
          <w:sz w:val="22"/>
          <w:szCs w:val="22"/>
        </w:rPr>
        <w:t xml:space="preserve"> lead to stronger club leagues or increase the efficiency of talented players, these players will be developed at the club level and gradually filter up through stronger clubs before arriving fully-formed on the international stage. Therefore, our identifying assumption is that a country’s percent of urban population is not correlated with football success at the national level through </w:t>
      </w:r>
      <w:r>
        <w:rPr>
          <w:rFonts w:asciiTheme="majorHAnsi" w:hAnsiTheme="majorHAnsi" w:cstheme="majorBidi"/>
          <w:sz w:val="22"/>
          <w:szCs w:val="22"/>
        </w:rPr>
        <w:t xml:space="preserve">any </w:t>
      </w:r>
      <w:r w:rsidR="00BB7B02" w:rsidRPr="0019647F">
        <w:rPr>
          <w:rFonts w:asciiTheme="majorHAnsi" w:hAnsiTheme="majorHAnsi" w:cstheme="majorBidi"/>
          <w:sz w:val="22"/>
          <w:szCs w:val="22"/>
        </w:rPr>
        <w:t xml:space="preserve">channels other than its effect on the country’s club strength. </w:t>
      </w:r>
    </w:p>
    <w:p w14:paraId="09CDE3FF" w14:textId="77777777" w:rsidR="00BB7B02" w:rsidRPr="0019647F" w:rsidRDefault="00132EBA" w:rsidP="00210374">
      <w:pPr>
        <w:rPr>
          <w:rFonts w:asciiTheme="majorHAnsi" w:hAnsiTheme="majorHAnsi" w:cstheme="majorBidi"/>
          <w:sz w:val="22"/>
          <w:szCs w:val="22"/>
        </w:rPr>
      </w:pPr>
      <w:r>
        <w:rPr>
          <w:rFonts w:asciiTheme="majorHAnsi" w:hAnsiTheme="majorHAnsi" w:cstheme="majorBidi"/>
          <w:sz w:val="22"/>
          <w:szCs w:val="22"/>
        </w:rPr>
        <w:br w:type="page"/>
      </w:r>
    </w:p>
    <w:p w14:paraId="3AB07618" w14:textId="77777777" w:rsidR="00111062" w:rsidRPr="0019647F" w:rsidRDefault="00BB7B02" w:rsidP="0019647F">
      <w:pPr>
        <w:pStyle w:val="ListParagraph"/>
        <w:numPr>
          <w:ilvl w:val="0"/>
          <w:numId w:val="33"/>
          <w:numberingChange w:id="2" w:author="Narek Sahakyan (WCER403245)" w:date="2013-01-30T11:46:00Z" w:original="%1:3:1:."/>
        </w:numPr>
        <w:spacing w:line="360" w:lineRule="auto"/>
        <w:jc w:val="both"/>
        <w:rPr>
          <w:rFonts w:asciiTheme="majorHAnsi" w:hAnsiTheme="majorHAnsi" w:cstheme="majorBidi"/>
          <w:b/>
          <w:bCs/>
          <w:sz w:val="22"/>
          <w:szCs w:val="22"/>
        </w:rPr>
      </w:pPr>
      <w:r w:rsidRPr="0019647F">
        <w:rPr>
          <w:rFonts w:asciiTheme="majorHAnsi" w:hAnsiTheme="majorHAnsi" w:cstheme="majorBidi"/>
          <w:b/>
          <w:bCs/>
          <w:sz w:val="22"/>
          <w:szCs w:val="22"/>
        </w:rPr>
        <w:lastRenderedPageBreak/>
        <w:t>Results</w:t>
      </w:r>
    </w:p>
    <w:p w14:paraId="1EAF4300" w14:textId="77777777" w:rsidR="00BB7B02" w:rsidRPr="0019647F" w:rsidRDefault="00BB7B02" w:rsidP="00CD64E8">
      <w:pPr>
        <w:spacing w:line="360" w:lineRule="auto"/>
        <w:ind w:firstLine="720"/>
        <w:jc w:val="both"/>
        <w:rPr>
          <w:rFonts w:asciiTheme="majorHAnsi" w:hAnsiTheme="majorHAnsi" w:cstheme="majorBidi"/>
          <w:sz w:val="22"/>
          <w:szCs w:val="22"/>
        </w:rPr>
      </w:pPr>
      <w:r w:rsidRPr="0019647F">
        <w:rPr>
          <w:rFonts w:asciiTheme="majorHAnsi" w:hAnsiTheme="majorHAnsi" w:cstheme="majorBidi"/>
          <w:sz w:val="22"/>
          <w:szCs w:val="22"/>
        </w:rPr>
        <w:t xml:space="preserve">We constructed an index for national </w:t>
      </w:r>
      <w:r w:rsidRPr="0019647F">
        <w:rPr>
          <w:rFonts w:asciiTheme="majorHAnsi" w:hAnsiTheme="majorHAnsi" w:cstheme="majorBidi"/>
          <w:i/>
          <w:iCs/>
          <w:sz w:val="22"/>
          <w:szCs w:val="22"/>
        </w:rPr>
        <w:t>soccer endowment</w:t>
      </w:r>
      <w:r w:rsidRPr="0019647F">
        <w:rPr>
          <w:rFonts w:asciiTheme="majorHAnsi" w:hAnsiTheme="majorHAnsi" w:cstheme="majorBidi"/>
          <w:sz w:val="22"/>
          <w:szCs w:val="22"/>
        </w:rPr>
        <w:t xml:space="preserve">, “CLUB”, based on aggregate performance of the country’s club teams in international competitions. </w:t>
      </w:r>
      <w:r w:rsidRPr="0019647F">
        <w:rPr>
          <w:rFonts w:asciiTheme="majorHAnsi" w:hAnsiTheme="majorHAnsi"/>
          <w:sz w:val="22"/>
          <w:szCs w:val="22"/>
        </w:rPr>
        <w:t xml:space="preserve">The index is created by summing up points and creating an annual ranking of all clubs by country, using only the points accumulated in </w:t>
      </w:r>
      <w:r w:rsidR="00B175AF">
        <w:rPr>
          <w:rFonts w:asciiTheme="majorHAnsi" w:hAnsiTheme="majorHAnsi"/>
          <w:sz w:val="22"/>
          <w:szCs w:val="22"/>
        </w:rPr>
        <w:t xml:space="preserve">international club competitions, </w:t>
      </w:r>
      <w:r w:rsidR="005E78DF">
        <w:rPr>
          <w:rFonts w:asciiTheme="majorHAnsi" w:hAnsiTheme="majorHAnsi"/>
          <w:sz w:val="22"/>
          <w:szCs w:val="22"/>
        </w:rPr>
        <w:t xml:space="preserve">according to the </w:t>
      </w:r>
      <w:hyperlink r:id="rId11" w:history="1">
        <w:proofErr w:type="spellStart"/>
        <w:r w:rsidR="005E78DF" w:rsidRPr="005E78DF">
          <w:rPr>
            <w:rStyle w:val="Hyperlink"/>
            <w:rFonts w:asciiTheme="majorHAnsi" w:hAnsiTheme="majorHAnsi"/>
            <w:sz w:val="22"/>
            <w:szCs w:val="22"/>
          </w:rPr>
          <w:t>Oosterpark</w:t>
        </w:r>
        <w:proofErr w:type="spellEnd"/>
        <w:r w:rsidR="005E78DF" w:rsidRPr="005E78DF">
          <w:rPr>
            <w:rStyle w:val="Hyperlink"/>
            <w:rFonts w:asciiTheme="majorHAnsi" w:hAnsiTheme="majorHAnsi"/>
            <w:sz w:val="22"/>
            <w:szCs w:val="22"/>
          </w:rPr>
          <w:t xml:space="preserve"> rankings</w:t>
        </w:r>
      </w:hyperlink>
      <w:r w:rsidRPr="0019647F">
        <w:rPr>
          <w:rFonts w:asciiTheme="majorHAnsi" w:hAnsiTheme="majorHAnsi"/>
          <w:sz w:val="22"/>
          <w:szCs w:val="22"/>
        </w:rPr>
        <w:t xml:space="preserve">. </w:t>
      </w:r>
      <w:r w:rsidRPr="0019647F">
        <w:rPr>
          <w:rFonts w:asciiTheme="majorHAnsi" w:hAnsiTheme="majorHAnsi" w:cstheme="majorBidi"/>
          <w:sz w:val="22"/>
          <w:szCs w:val="22"/>
        </w:rPr>
        <w:t xml:space="preserve"> A critical feature of the CLUB variable is that </w:t>
      </w:r>
      <w:r w:rsidR="00BF2946">
        <w:rPr>
          <w:rFonts w:asciiTheme="majorHAnsi" w:hAnsiTheme="majorHAnsi" w:cstheme="majorBidi"/>
          <w:sz w:val="22"/>
          <w:szCs w:val="22"/>
        </w:rPr>
        <w:t xml:space="preserve">club </w:t>
      </w:r>
      <w:r w:rsidRPr="0019647F">
        <w:rPr>
          <w:rFonts w:asciiTheme="majorHAnsi" w:hAnsiTheme="majorHAnsi" w:cstheme="majorBidi"/>
          <w:sz w:val="22"/>
          <w:szCs w:val="22"/>
        </w:rPr>
        <w:t xml:space="preserve">teams are defined by their geographical location. Chelsea is an English club, whether it starts </w:t>
      </w:r>
      <w:r w:rsidR="00A963B4">
        <w:rPr>
          <w:rFonts w:asciiTheme="majorHAnsi" w:hAnsiTheme="majorHAnsi" w:cstheme="majorBidi"/>
          <w:sz w:val="22"/>
          <w:szCs w:val="22"/>
        </w:rPr>
        <w:t>11</w:t>
      </w:r>
      <w:r w:rsidR="00A963B4" w:rsidRPr="0019647F">
        <w:rPr>
          <w:rFonts w:asciiTheme="majorHAnsi" w:hAnsiTheme="majorHAnsi" w:cstheme="majorBidi"/>
          <w:sz w:val="22"/>
          <w:szCs w:val="22"/>
        </w:rPr>
        <w:t xml:space="preserve"> </w:t>
      </w:r>
      <w:r w:rsidRPr="0019647F">
        <w:rPr>
          <w:rFonts w:asciiTheme="majorHAnsi" w:hAnsiTheme="majorHAnsi" w:cstheme="majorBidi"/>
          <w:sz w:val="22"/>
          <w:szCs w:val="22"/>
        </w:rPr>
        <w:t>players from England</w:t>
      </w:r>
      <w:ins w:id="3" w:author="David Kritzberg" w:date="2013-01-31T00:47:00Z">
        <w:r w:rsidR="00A87ECB">
          <w:rPr>
            <w:rFonts w:asciiTheme="majorHAnsi" w:hAnsiTheme="majorHAnsi" w:cstheme="majorBidi"/>
            <w:sz w:val="22"/>
            <w:szCs w:val="22"/>
          </w:rPr>
          <w:t>,</w:t>
        </w:r>
      </w:ins>
      <w:r w:rsidRPr="0019647F">
        <w:rPr>
          <w:rFonts w:asciiTheme="majorHAnsi" w:hAnsiTheme="majorHAnsi" w:cstheme="majorBidi"/>
          <w:sz w:val="22"/>
          <w:szCs w:val="22"/>
        </w:rPr>
        <w:t xml:space="preserve"> or none at all</w:t>
      </w:r>
      <w:del w:id="4" w:author="David Kritzberg" w:date="2013-01-31T00:47:00Z">
        <w:r w:rsidRPr="0019647F" w:rsidDel="00A87ECB">
          <w:rPr>
            <w:rFonts w:asciiTheme="majorHAnsi" w:hAnsiTheme="majorHAnsi" w:cstheme="majorBidi"/>
            <w:sz w:val="22"/>
            <w:szCs w:val="22"/>
          </w:rPr>
          <w:delText>,</w:delText>
        </w:r>
      </w:del>
      <w:ins w:id="5" w:author="David Kritzberg" w:date="2013-01-31T00:47:00Z">
        <w:r w:rsidR="00A87ECB">
          <w:rPr>
            <w:rFonts w:asciiTheme="majorHAnsi" w:hAnsiTheme="majorHAnsi" w:cstheme="majorBidi"/>
            <w:sz w:val="22"/>
            <w:szCs w:val="22"/>
          </w:rPr>
          <w:t>;</w:t>
        </w:r>
      </w:ins>
      <w:r w:rsidRPr="0019647F">
        <w:rPr>
          <w:rFonts w:asciiTheme="majorHAnsi" w:hAnsiTheme="majorHAnsi" w:cstheme="majorBidi"/>
          <w:sz w:val="22"/>
          <w:szCs w:val="22"/>
        </w:rPr>
        <w:t xml:space="preserve"> </w:t>
      </w:r>
      <w:del w:id="6" w:author="David Kritzberg" w:date="2013-01-31T00:47:00Z">
        <w:r w:rsidRPr="0019647F" w:rsidDel="00A87ECB">
          <w:rPr>
            <w:rFonts w:asciiTheme="majorHAnsi" w:hAnsiTheme="majorHAnsi" w:cstheme="majorBidi"/>
            <w:sz w:val="22"/>
            <w:szCs w:val="22"/>
          </w:rPr>
          <w:delText>and</w:delText>
        </w:r>
      </w:del>
      <w:del w:id="7" w:author="David Kritzberg" w:date="2013-01-31T00:48:00Z">
        <w:r w:rsidRPr="0019647F" w:rsidDel="00A87ECB">
          <w:rPr>
            <w:rFonts w:asciiTheme="majorHAnsi" w:hAnsiTheme="majorHAnsi" w:cstheme="majorBidi"/>
            <w:sz w:val="22"/>
            <w:szCs w:val="22"/>
          </w:rPr>
          <w:delText xml:space="preserve"> </w:delText>
        </w:r>
      </w:del>
      <w:r w:rsidRPr="0019647F">
        <w:rPr>
          <w:rFonts w:asciiTheme="majorHAnsi" w:hAnsiTheme="majorHAnsi" w:cstheme="majorBidi"/>
          <w:sz w:val="22"/>
          <w:szCs w:val="22"/>
        </w:rPr>
        <w:t xml:space="preserve">whether </w:t>
      </w:r>
      <w:proofErr w:type="gramStart"/>
      <w:r w:rsidRPr="0019647F">
        <w:rPr>
          <w:rFonts w:asciiTheme="majorHAnsi" w:hAnsiTheme="majorHAnsi" w:cstheme="majorBidi"/>
          <w:sz w:val="22"/>
          <w:szCs w:val="22"/>
        </w:rPr>
        <w:t>it is owned by a foreign billionaire</w:t>
      </w:r>
      <w:ins w:id="8" w:author="David Kritzberg" w:date="2013-01-31T00:47:00Z">
        <w:r w:rsidR="00A87ECB">
          <w:rPr>
            <w:rFonts w:asciiTheme="majorHAnsi" w:hAnsiTheme="majorHAnsi" w:cstheme="majorBidi"/>
            <w:sz w:val="22"/>
            <w:szCs w:val="22"/>
          </w:rPr>
          <w:t>,</w:t>
        </w:r>
      </w:ins>
      <w:r w:rsidRPr="0019647F">
        <w:rPr>
          <w:rFonts w:asciiTheme="majorHAnsi" w:hAnsiTheme="majorHAnsi" w:cstheme="majorBidi"/>
          <w:sz w:val="22"/>
          <w:szCs w:val="22"/>
        </w:rPr>
        <w:t xml:space="preserve"> or run by a council of borough elders</w:t>
      </w:r>
      <w:proofErr w:type="gramEnd"/>
      <w:r w:rsidRPr="0019647F">
        <w:rPr>
          <w:rFonts w:asciiTheme="majorHAnsi" w:hAnsiTheme="majorHAnsi" w:cstheme="majorBidi"/>
          <w:sz w:val="22"/>
          <w:szCs w:val="22"/>
        </w:rPr>
        <w:t xml:space="preserve">. For the purposes of this study, the effects of any club team are defined exclusively by their impacts on the national team. Our identification strategy assumes that the instrument for CLUB, the urban population of a country, affects the success of the national team solely through its impact on domestic professional players. </w:t>
      </w:r>
    </w:p>
    <w:p w14:paraId="44AA0707" w14:textId="77777777" w:rsidR="008B242D" w:rsidRPr="0019647F" w:rsidRDefault="008B242D" w:rsidP="0019647F">
      <w:pPr>
        <w:spacing w:line="360" w:lineRule="auto"/>
        <w:ind w:firstLine="720"/>
        <w:jc w:val="both"/>
        <w:rPr>
          <w:rFonts w:asciiTheme="majorHAnsi" w:hAnsiTheme="majorHAnsi" w:cstheme="majorBidi"/>
          <w:bCs/>
          <w:color w:val="auto"/>
          <w:sz w:val="22"/>
          <w:szCs w:val="22"/>
        </w:rPr>
      </w:pPr>
      <w:r w:rsidRPr="0019647F">
        <w:rPr>
          <w:rFonts w:asciiTheme="majorHAnsi" w:hAnsiTheme="majorHAnsi" w:cstheme="majorBidi"/>
          <w:sz w:val="22"/>
          <w:szCs w:val="22"/>
        </w:rPr>
        <w:t>T</w:t>
      </w:r>
      <w:r w:rsidR="00BB7B02" w:rsidRPr="0019647F">
        <w:rPr>
          <w:rFonts w:asciiTheme="majorHAnsi" w:hAnsiTheme="majorHAnsi" w:cstheme="majorBidi"/>
          <w:sz w:val="22"/>
          <w:szCs w:val="22"/>
        </w:rPr>
        <w:t>a</w:t>
      </w:r>
      <w:r w:rsidRPr="0019647F">
        <w:rPr>
          <w:rFonts w:asciiTheme="majorHAnsi" w:hAnsiTheme="majorHAnsi" w:cstheme="majorBidi"/>
          <w:sz w:val="22"/>
          <w:szCs w:val="22"/>
        </w:rPr>
        <w:t>ble</w:t>
      </w:r>
      <w:r w:rsidR="00BB7B02" w:rsidRPr="0019647F">
        <w:rPr>
          <w:rFonts w:asciiTheme="majorHAnsi" w:hAnsiTheme="majorHAnsi" w:cstheme="majorBidi"/>
          <w:sz w:val="22"/>
          <w:szCs w:val="22"/>
        </w:rPr>
        <w:t xml:space="preserve"> 1</w:t>
      </w:r>
      <w:r w:rsidRPr="0019647F">
        <w:rPr>
          <w:rFonts w:asciiTheme="majorHAnsi" w:hAnsiTheme="majorHAnsi" w:cstheme="majorBidi"/>
          <w:sz w:val="22"/>
          <w:szCs w:val="22"/>
        </w:rPr>
        <w:t xml:space="preserve"> shows the results.</w:t>
      </w:r>
      <w:r w:rsidR="00BB7B02" w:rsidRPr="0019647F">
        <w:rPr>
          <w:rFonts w:asciiTheme="majorHAnsi" w:hAnsiTheme="majorHAnsi" w:cstheme="majorBidi"/>
          <w:sz w:val="22"/>
          <w:szCs w:val="22"/>
        </w:rPr>
        <w:t xml:space="preserve"> N</w:t>
      </w:r>
      <w:r w:rsidRPr="0019647F">
        <w:rPr>
          <w:rFonts w:asciiTheme="majorHAnsi" w:hAnsiTheme="majorHAnsi" w:cstheme="majorBidi"/>
          <w:sz w:val="22"/>
          <w:szCs w:val="22"/>
        </w:rPr>
        <w:t xml:space="preserve">ote that a higher </w:t>
      </w:r>
      <w:r w:rsidRPr="0019647F">
        <w:rPr>
          <w:rFonts w:asciiTheme="majorHAnsi" w:hAnsiTheme="majorHAnsi" w:cstheme="majorBidi"/>
          <w:iCs/>
          <w:color w:val="230BB5"/>
          <w:sz w:val="22"/>
          <w:szCs w:val="22"/>
        </w:rPr>
        <w:t>CLUB</w:t>
      </w:r>
      <w:r w:rsidRPr="0019647F">
        <w:rPr>
          <w:rFonts w:asciiTheme="majorHAnsi" w:hAnsiTheme="majorHAnsi" w:cstheme="majorBidi"/>
          <w:sz w:val="22"/>
          <w:szCs w:val="22"/>
        </w:rPr>
        <w:t xml:space="preserve"> ranking is associated with a lower value (being No. 1 is better than being No. 2) and thus a </w:t>
      </w:r>
      <w:r w:rsidRPr="0019647F">
        <w:rPr>
          <w:rFonts w:asciiTheme="majorHAnsi" w:hAnsiTheme="majorHAnsi" w:cstheme="majorBidi"/>
          <w:iCs/>
          <w:sz w:val="22"/>
          <w:szCs w:val="22"/>
        </w:rPr>
        <w:t>negative</w:t>
      </w:r>
      <w:r w:rsidRPr="0019647F">
        <w:rPr>
          <w:rFonts w:asciiTheme="majorHAnsi" w:hAnsiTheme="majorHAnsi" w:cstheme="majorBidi"/>
          <w:sz w:val="22"/>
          <w:szCs w:val="22"/>
        </w:rPr>
        <w:t xml:space="preserve"> coefficient on the variable is associated </w:t>
      </w:r>
      <w:bookmarkStart w:id="9" w:name="_GoBack"/>
      <w:bookmarkEnd w:id="9"/>
      <w:r w:rsidRPr="0019647F">
        <w:rPr>
          <w:rFonts w:asciiTheme="majorHAnsi" w:hAnsiTheme="majorHAnsi" w:cstheme="majorBidi"/>
          <w:sz w:val="22"/>
          <w:szCs w:val="22"/>
        </w:rPr>
        <w:t xml:space="preserve">with a </w:t>
      </w:r>
      <w:r w:rsidRPr="0019647F">
        <w:rPr>
          <w:rFonts w:asciiTheme="majorHAnsi" w:hAnsiTheme="majorHAnsi" w:cstheme="majorBidi"/>
          <w:i/>
          <w:iCs/>
          <w:sz w:val="22"/>
          <w:szCs w:val="22"/>
        </w:rPr>
        <w:t>positive</w:t>
      </w:r>
      <w:r w:rsidRPr="0019647F">
        <w:rPr>
          <w:rFonts w:asciiTheme="majorHAnsi" w:hAnsiTheme="majorHAnsi" w:cstheme="majorBidi"/>
          <w:sz w:val="22"/>
          <w:szCs w:val="22"/>
        </w:rPr>
        <w:t xml:space="preserve"> impact on </w:t>
      </w:r>
      <w:r w:rsidRPr="0019647F">
        <w:rPr>
          <w:rFonts w:asciiTheme="majorHAnsi" w:hAnsiTheme="majorHAnsi" w:cstheme="majorBidi"/>
          <w:color w:val="230BB5"/>
          <w:sz w:val="22"/>
          <w:szCs w:val="22"/>
        </w:rPr>
        <w:t>FIFA</w:t>
      </w:r>
      <w:r w:rsidRPr="0019647F">
        <w:rPr>
          <w:rFonts w:asciiTheme="majorHAnsi" w:hAnsiTheme="majorHAnsi" w:cstheme="majorBidi"/>
          <w:sz w:val="22"/>
          <w:szCs w:val="22"/>
        </w:rPr>
        <w:t xml:space="preserve">. We present regression results for </w:t>
      </w:r>
      <w:r w:rsidR="00BB7B02" w:rsidRPr="0019647F">
        <w:rPr>
          <w:rFonts w:asciiTheme="majorHAnsi" w:hAnsiTheme="majorHAnsi" w:cstheme="majorBidi"/>
          <w:sz w:val="22"/>
          <w:szCs w:val="22"/>
        </w:rPr>
        <w:t>a global sample (FIFA) and a</w:t>
      </w:r>
      <w:r w:rsidRPr="0019647F">
        <w:rPr>
          <w:rFonts w:asciiTheme="majorHAnsi" w:hAnsiTheme="majorHAnsi" w:cstheme="majorBidi"/>
          <w:sz w:val="22"/>
          <w:szCs w:val="22"/>
        </w:rPr>
        <w:t xml:space="preserve"> European sub</w:t>
      </w:r>
      <w:r w:rsidR="00BB7B02" w:rsidRPr="0019647F">
        <w:rPr>
          <w:rFonts w:asciiTheme="majorHAnsi" w:hAnsiTheme="majorHAnsi" w:cstheme="majorBidi"/>
          <w:sz w:val="22"/>
          <w:szCs w:val="22"/>
        </w:rPr>
        <w:t>-sample</w:t>
      </w:r>
      <w:r w:rsidRPr="0019647F">
        <w:rPr>
          <w:rFonts w:asciiTheme="majorHAnsi" w:hAnsiTheme="majorHAnsi" w:cstheme="majorBidi"/>
          <w:sz w:val="22"/>
          <w:szCs w:val="22"/>
        </w:rPr>
        <w:t xml:space="preserve"> (UEFA).</w:t>
      </w:r>
    </w:p>
    <w:p w14:paraId="49DC81F1" w14:textId="77777777" w:rsidR="008B242D" w:rsidRPr="0019647F" w:rsidRDefault="008B242D" w:rsidP="0019647F">
      <w:pPr>
        <w:keepNext/>
        <w:keepLines/>
        <w:spacing w:line="360" w:lineRule="auto"/>
        <w:rPr>
          <w:rFonts w:asciiTheme="majorHAnsi" w:hAnsiTheme="majorHAnsi" w:cstheme="majorBidi"/>
          <w:b/>
          <w:color w:val="auto"/>
          <w:sz w:val="22"/>
          <w:szCs w:val="22"/>
        </w:rPr>
      </w:pPr>
      <w:r w:rsidRPr="0019647F">
        <w:rPr>
          <w:rFonts w:asciiTheme="majorHAnsi" w:hAnsiTheme="majorHAnsi" w:cstheme="majorBidi"/>
          <w:b/>
          <w:color w:val="auto"/>
          <w:sz w:val="22"/>
          <w:szCs w:val="22"/>
        </w:rPr>
        <w:t xml:space="preserve">TABLE </w:t>
      </w:r>
      <w:r w:rsidR="00BB7B02" w:rsidRPr="0019647F">
        <w:rPr>
          <w:rFonts w:asciiTheme="majorHAnsi" w:hAnsiTheme="majorHAnsi" w:cstheme="majorBidi"/>
          <w:b/>
          <w:color w:val="auto"/>
          <w:sz w:val="22"/>
          <w:szCs w:val="22"/>
        </w:rPr>
        <w:t>1</w:t>
      </w:r>
      <w:r w:rsidRPr="0019647F">
        <w:rPr>
          <w:rFonts w:asciiTheme="majorHAnsi" w:hAnsiTheme="majorHAnsi" w:cstheme="majorBidi"/>
          <w:b/>
          <w:color w:val="auto"/>
          <w:sz w:val="22"/>
          <w:szCs w:val="22"/>
        </w:rPr>
        <w:t xml:space="preserve">: </w:t>
      </w:r>
      <w:r w:rsidR="00BB7B02" w:rsidRPr="0019647F">
        <w:rPr>
          <w:rFonts w:asciiTheme="majorHAnsi" w:hAnsiTheme="majorHAnsi" w:cstheme="majorBidi"/>
          <w:b/>
          <w:color w:val="auto"/>
          <w:sz w:val="22"/>
          <w:szCs w:val="22"/>
        </w:rPr>
        <w:t>Regression Results</w:t>
      </w:r>
      <w:r w:rsidRPr="0019647F">
        <w:rPr>
          <w:rFonts w:asciiTheme="majorHAnsi" w:hAnsiTheme="majorHAnsi" w:cstheme="majorBidi"/>
          <w:b/>
          <w:color w:val="auto"/>
          <w:sz w:val="22"/>
          <w:szCs w:val="22"/>
        </w:rPr>
        <w:t xml:space="preserve"> for FIFA and UEFA</w:t>
      </w:r>
    </w:p>
    <w:p w14:paraId="2B71D1B2" w14:textId="77777777" w:rsidR="008B242D" w:rsidRPr="0019647F" w:rsidRDefault="008B242D" w:rsidP="0019647F">
      <w:pPr>
        <w:keepNext/>
        <w:keepLines/>
        <w:spacing w:line="360" w:lineRule="auto"/>
        <w:jc w:val="center"/>
        <w:rPr>
          <w:rFonts w:asciiTheme="majorHAnsi" w:hAnsiTheme="majorHAnsi" w:cstheme="majorBidi"/>
          <w:bCs/>
          <w:color w:val="auto"/>
          <w:sz w:val="22"/>
          <w:szCs w:val="22"/>
        </w:rPr>
      </w:pPr>
    </w:p>
    <w:p w14:paraId="488656A8" w14:textId="77777777" w:rsidR="008B242D" w:rsidRPr="0019647F" w:rsidRDefault="008B242D" w:rsidP="0019647F">
      <w:pPr>
        <w:keepNext/>
        <w:keepLines/>
        <w:spacing w:line="360" w:lineRule="auto"/>
        <w:jc w:val="center"/>
        <w:rPr>
          <w:rFonts w:asciiTheme="majorHAnsi" w:hAnsiTheme="majorHAnsi" w:cstheme="majorBidi"/>
          <w:b/>
          <w:bCs/>
          <w:color w:val="4F81BD"/>
          <w:sz w:val="22"/>
          <w:szCs w:val="22"/>
          <w:vertAlign w:val="superscript"/>
        </w:rPr>
      </w:pPr>
      <w:r w:rsidRPr="0019647F">
        <w:rPr>
          <w:rFonts w:asciiTheme="majorHAnsi" w:hAnsiTheme="majorHAnsi"/>
          <w:noProof/>
          <w:sz w:val="22"/>
          <w:szCs w:val="22"/>
        </w:rPr>
        <w:drawing>
          <wp:inline distT="0" distB="0" distL="0" distR="0" wp14:anchorId="2CE9A0DA" wp14:editId="19CCA0B1">
            <wp:extent cx="3857625" cy="2787646"/>
            <wp:effectExtent l="19050" t="0" r="9525"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3860217" cy="2789519"/>
                    </a:xfrm>
                    <a:prstGeom prst="rect">
                      <a:avLst/>
                    </a:prstGeom>
                    <a:noFill/>
                    <a:ln w="9525">
                      <a:noFill/>
                      <a:miter lim="800000"/>
                      <a:headEnd/>
                      <a:tailEnd/>
                    </a:ln>
                  </pic:spPr>
                </pic:pic>
              </a:graphicData>
            </a:graphic>
          </wp:inline>
        </w:drawing>
      </w:r>
    </w:p>
    <w:p w14:paraId="64B73F53" w14:textId="77777777" w:rsidR="008B242D" w:rsidRPr="0019647F" w:rsidRDefault="008B242D" w:rsidP="0019647F">
      <w:pPr>
        <w:keepNext/>
        <w:keepLines/>
        <w:spacing w:line="360" w:lineRule="auto"/>
        <w:ind w:left="720" w:right="720"/>
        <w:rPr>
          <w:rFonts w:asciiTheme="majorHAnsi" w:hAnsiTheme="majorHAnsi"/>
          <w:i/>
          <w:sz w:val="18"/>
          <w:szCs w:val="18"/>
        </w:rPr>
      </w:pPr>
      <w:r w:rsidRPr="0019647F">
        <w:rPr>
          <w:rFonts w:asciiTheme="majorHAnsi" w:hAnsiTheme="majorHAnsi"/>
          <w:i/>
          <w:sz w:val="18"/>
          <w:szCs w:val="18"/>
        </w:rPr>
        <w:t>Notes:</w:t>
      </w:r>
      <w:r w:rsidR="007F147A">
        <w:rPr>
          <w:rFonts w:asciiTheme="majorHAnsi" w:hAnsiTheme="majorHAnsi"/>
          <w:i/>
          <w:sz w:val="18"/>
          <w:szCs w:val="18"/>
        </w:rPr>
        <w:t xml:space="preserve"> </w:t>
      </w:r>
      <w:r w:rsidRPr="0019647F">
        <w:rPr>
          <w:rFonts w:asciiTheme="majorHAnsi" w:hAnsiTheme="majorHAnsi"/>
          <w:bCs/>
          <w:i/>
          <w:sz w:val="18"/>
          <w:szCs w:val="18"/>
        </w:rPr>
        <w:t>Bold</w:t>
      </w:r>
      <w:r w:rsidR="007F147A">
        <w:rPr>
          <w:rFonts w:asciiTheme="majorHAnsi" w:hAnsiTheme="majorHAnsi"/>
          <w:bCs/>
          <w:i/>
          <w:sz w:val="18"/>
          <w:szCs w:val="18"/>
        </w:rPr>
        <w:t xml:space="preserve"> </w:t>
      </w:r>
      <w:r w:rsidRPr="0019647F">
        <w:rPr>
          <w:rFonts w:asciiTheme="majorHAnsi" w:hAnsiTheme="majorHAnsi"/>
          <w:bCs/>
          <w:i/>
          <w:sz w:val="18"/>
          <w:szCs w:val="18"/>
        </w:rPr>
        <w:t xml:space="preserve">and bold-italic </w:t>
      </w:r>
      <w:r w:rsidRPr="0019647F">
        <w:rPr>
          <w:rFonts w:asciiTheme="majorHAnsi" w:hAnsiTheme="majorHAnsi"/>
          <w:i/>
          <w:sz w:val="18"/>
          <w:szCs w:val="18"/>
        </w:rPr>
        <w:t xml:space="preserve">indicate statistical significance at 5% and 10%, respectively. </w:t>
      </w:r>
    </w:p>
    <w:p w14:paraId="65053A40" w14:textId="77777777" w:rsidR="008B242D" w:rsidRPr="0019647F" w:rsidRDefault="008B242D" w:rsidP="0019647F">
      <w:pPr>
        <w:keepNext/>
        <w:keepLines/>
        <w:spacing w:line="360" w:lineRule="auto"/>
        <w:ind w:left="720" w:right="720"/>
        <w:rPr>
          <w:rFonts w:asciiTheme="majorHAnsi" w:hAnsiTheme="majorHAnsi"/>
          <w:i/>
          <w:sz w:val="18"/>
          <w:szCs w:val="18"/>
        </w:rPr>
      </w:pPr>
      <w:r w:rsidRPr="0019647F">
        <w:rPr>
          <w:rFonts w:asciiTheme="majorHAnsi" w:hAnsiTheme="majorHAnsi"/>
          <w:i/>
          <w:iCs/>
          <w:sz w:val="18"/>
          <w:szCs w:val="18"/>
        </w:rPr>
        <w:t>Source: Authors’ calculations.</w:t>
      </w:r>
    </w:p>
    <w:p w14:paraId="1498A70F" w14:textId="77777777" w:rsidR="008B242D" w:rsidRPr="0019647F" w:rsidRDefault="008B242D" w:rsidP="0019647F">
      <w:pPr>
        <w:spacing w:line="360" w:lineRule="auto"/>
        <w:ind w:left="990"/>
        <w:rPr>
          <w:rFonts w:asciiTheme="majorHAnsi" w:hAnsiTheme="majorHAnsi"/>
          <w:b/>
          <w:bCs/>
          <w:i/>
          <w:color w:val="4F81BD"/>
          <w:sz w:val="18"/>
          <w:szCs w:val="18"/>
        </w:rPr>
      </w:pPr>
    </w:p>
    <w:p w14:paraId="3F4D9CF4" w14:textId="77777777" w:rsidR="008B242D" w:rsidRPr="0019647F" w:rsidRDefault="008B242D" w:rsidP="0019647F">
      <w:pPr>
        <w:spacing w:line="360" w:lineRule="auto"/>
        <w:ind w:firstLine="720"/>
        <w:jc w:val="both"/>
        <w:rPr>
          <w:rFonts w:asciiTheme="majorHAnsi" w:hAnsiTheme="majorHAnsi" w:cstheme="majorBidi"/>
          <w:sz w:val="22"/>
          <w:szCs w:val="22"/>
        </w:rPr>
      </w:pPr>
      <w:r w:rsidRPr="0019647F">
        <w:rPr>
          <w:rFonts w:asciiTheme="majorHAnsi" w:hAnsiTheme="majorHAnsi" w:cstheme="majorBidi"/>
          <w:sz w:val="22"/>
          <w:szCs w:val="22"/>
        </w:rPr>
        <w:t xml:space="preserve">A very important result is that the endogenous </w:t>
      </w:r>
      <w:r w:rsidRPr="0019647F">
        <w:rPr>
          <w:rFonts w:asciiTheme="majorHAnsi" w:hAnsiTheme="majorHAnsi" w:cstheme="majorBidi"/>
          <w:iCs/>
          <w:color w:val="230BB5"/>
          <w:sz w:val="22"/>
          <w:szCs w:val="22"/>
        </w:rPr>
        <w:t>CLUB</w:t>
      </w:r>
      <w:r w:rsidRPr="0019647F">
        <w:rPr>
          <w:rFonts w:asciiTheme="majorHAnsi" w:hAnsiTheme="majorHAnsi" w:cstheme="majorBidi"/>
          <w:sz w:val="22"/>
          <w:szCs w:val="22"/>
        </w:rPr>
        <w:t xml:space="preserve"> is statistically significant at the 5% level for the whole FIFA sample, and at the 10% level for the UEFA subgroup. Its effect is about twice smaller for UEFA subgroup, compared to that of the whole sample, in line with </w:t>
      </w:r>
      <w:proofErr w:type="spellStart"/>
      <w:r w:rsidRPr="0019647F">
        <w:rPr>
          <w:rFonts w:asciiTheme="majorHAnsi" w:hAnsiTheme="majorHAnsi" w:cstheme="majorBidi"/>
          <w:sz w:val="22"/>
          <w:szCs w:val="22"/>
        </w:rPr>
        <w:t>Foer’s</w:t>
      </w:r>
      <w:proofErr w:type="spellEnd"/>
      <w:r w:rsidRPr="0019647F">
        <w:rPr>
          <w:rFonts w:asciiTheme="majorHAnsi" w:hAnsiTheme="majorHAnsi" w:cstheme="majorBidi"/>
          <w:sz w:val="22"/>
          <w:szCs w:val="22"/>
        </w:rPr>
        <w:t xml:space="preserve"> (2006) </w:t>
      </w:r>
      <w:r w:rsidR="002D7EEA" w:rsidRPr="0019647F">
        <w:rPr>
          <w:rFonts w:asciiTheme="majorHAnsi" w:hAnsiTheme="majorHAnsi" w:cstheme="majorBidi"/>
          <w:sz w:val="22"/>
          <w:szCs w:val="22"/>
        </w:rPr>
        <w:lastRenderedPageBreak/>
        <w:t>suggestion</w:t>
      </w:r>
      <w:r w:rsidRPr="0019647F">
        <w:rPr>
          <w:rFonts w:asciiTheme="majorHAnsi" w:hAnsiTheme="majorHAnsi" w:cstheme="majorBidi"/>
          <w:sz w:val="22"/>
          <w:szCs w:val="22"/>
        </w:rPr>
        <w:t xml:space="preserve"> that strength of domestic leagues will have a weaker effect in Europe due to more intensive player trade.</w:t>
      </w:r>
    </w:p>
    <w:p w14:paraId="1F8B0074" w14:textId="77777777" w:rsidR="00111062" w:rsidRDefault="00111062" w:rsidP="0019647F">
      <w:pPr>
        <w:spacing w:line="360" w:lineRule="auto"/>
        <w:ind w:firstLine="720"/>
        <w:jc w:val="both"/>
        <w:rPr>
          <w:rFonts w:asciiTheme="majorHAnsi" w:hAnsiTheme="majorHAnsi" w:cstheme="majorBidi"/>
          <w:sz w:val="22"/>
          <w:szCs w:val="22"/>
        </w:rPr>
      </w:pPr>
      <w:r w:rsidRPr="0019647F">
        <w:rPr>
          <w:rFonts w:asciiTheme="majorHAnsi" w:hAnsiTheme="majorHAnsi" w:cstheme="majorBidi"/>
          <w:sz w:val="22"/>
          <w:szCs w:val="22"/>
        </w:rPr>
        <w:t>Other major results of this paper provide further support for certain empirical rigidities in the relevant literature</w:t>
      </w:r>
      <w:r w:rsidR="00BF2946">
        <w:rPr>
          <w:rFonts w:asciiTheme="majorHAnsi" w:hAnsiTheme="majorHAnsi" w:cstheme="majorBidi"/>
          <w:sz w:val="22"/>
          <w:szCs w:val="22"/>
        </w:rPr>
        <w:t xml:space="preserve"> with the extension of the empirical method to include panel data and instrumental variables</w:t>
      </w:r>
      <w:r w:rsidR="00BF2946" w:rsidRPr="0019647F">
        <w:rPr>
          <w:rFonts w:asciiTheme="majorHAnsi" w:hAnsiTheme="majorHAnsi" w:cstheme="majorBidi"/>
          <w:sz w:val="22"/>
          <w:szCs w:val="22"/>
        </w:rPr>
        <w:t>.</w:t>
      </w:r>
      <w:r w:rsidRPr="0019647F">
        <w:rPr>
          <w:rFonts w:asciiTheme="majorHAnsi" w:hAnsiTheme="majorHAnsi" w:cstheme="majorBidi"/>
          <w:sz w:val="22"/>
          <w:szCs w:val="22"/>
        </w:rPr>
        <w:t xml:space="preserve"> With a few notable exceptions, like the United States and China, the larger, richer countries generally perform best at soccer. Countries with better living conditions, as </w:t>
      </w:r>
      <w:proofErr w:type="spellStart"/>
      <w:r w:rsidRPr="0019647F">
        <w:rPr>
          <w:rFonts w:asciiTheme="majorHAnsi" w:hAnsiTheme="majorHAnsi" w:cstheme="majorBidi"/>
          <w:sz w:val="22"/>
          <w:szCs w:val="22"/>
        </w:rPr>
        <w:t>proxied</w:t>
      </w:r>
      <w:proofErr w:type="spellEnd"/>
      <w:r w:rsidRPr="0019647F">
        <w:rPr>
          <w:rFonts w:asciiTheme="majorHAnsi" w:hAnsiTheme="majorHAnsi" w:cstheme="majorBidi"/>
          <w:sz w:val="22"/>
          <w:szCs w:val="22"/>
        </w:rPr>
        <w:t xml:space="preserve"> by life expectancy at birth, also generally perform better on the pitch. Access to international networks, as measured by the trade “openness”, has a positive impact in Europe. This is less the case for FIFA overall, mainly due to the exceptional performance of teams from South America. Higher dependence on oil rents is associated with lower soccer outcomes in Europe and North America, and conversely, with higher soccer success in South America.</w:t>
      </w:r>
    </w:p>
    <w:p w14:paraId="329D2461" w14:textId="77777777" w:rsidR="007F147A" w:rsidRPr="0019647F" w:rsidRDefault="007F147A" w:rsidP="0019647F">
      <w:pPr>
        <w:numPr>
          <w:ins w:id="10" w:author="Narek Sahakyan (WCER403245)" w:date="2013-01-29T15:12:00Z"/>
        </w:numPr>
        <w:spacing w:line="360" w:lineRule="auto"/>
        <w:ind w:firstLine="720"/>
        <w:jc w:val="both"/>
        <w:rPr>
          <w:rFonts w:asciiTheme="majorHAnsi" w:hAnsiTheme="majorHAnsi" w:cstheme="majorBidi"/>
          <w:sz w:val="22"/>
          <w:szCs w:val="22"/>
        </w:rPr>
      </w:pPr>
    </w:p>
    <w:p w14:paraId="51896698" w14:textId="77777777" w:rsidR="002D7EEA" w:rsidRPr="0019647F" w:rsidRDefault="002D7EEA" w:rsidP="0019647F">
      <w:pPr>
        <w:pStyle w:val="ListParagraph"/>
        <w:numPr>
          <w:ilvl w:val="0"/>
          <w:numId w:val="33"/>
          <w:numberingChange w:id="11" w:author="Narek Sahakyan (WCER403245)" w:date="2013-01-30T11:46:00Z" w:original="%1:4:1:."/>
        </w:numPr>
        <w:spacing w:line="360" w:lineRule="auto"/>
        <w:jc w:val="both"/>
        <w:rPr>
          <w:rFonts w:asciiTheme="majorHAnsi" w:hAnsiTheme="majorHAnsi" w:cstheme="majorBidi"/>
          <w:b/>
          <w:bCs/>
          <w:sz w:val="22"/>
          <w:szCs w:val="22"/>
        </w:rPr>
      </w:pPr>
      <w:r w:rsidRPr="0019647F">
        <w:rPr>
          <w:rFonts w:asciiTheme="majorHAnsi" w:hAnsiTheme="majorHAnsi" w:cstheme="majorBidi"/>
          <w:b/>
          <w:bCs/>
          <w:sz w:val="22"/>
          <w:szCs w:val="22"/>
        </w:rPr>
        <w:t>Concluding remarks: Will a European team triumph at Brazil 2014?</w:t>
      </w:r>
    </w:p>
    <w:p w14:paraId="1F31A864" w14:textId="77777777" w:rsidR="00C11EEB" w:rsidRPr="0019647F" w:rsidRDefault="009C6FFA" w:rsidP="00B175AF">
      <w:pPr>
        <w:spacing w:line="360" w:lineRule="auto"/>
        <w:ind w:firstLine="720"/>
        <w:jc w:val="both"/>
        <w:rPr>
          <w:rFonts w:asciiTheme="majorHAnsi" w:hAnsiTheme="majorHAnsi" w:cstheme="majorBidi"/>
          <w:sz w:val="22"/>
          <w:szCs w:val="22"/>
        </w:rPr>
      </w:pPr>
      <w:r w:rsidRPr="0019647F">
        <w:rPr>
          <w:rFonts w:asciiTheme="majorHAnsi" w:hAnsiTheme="majorHAnsi" w:cstheme="majorBidi"/>
          <w:sz w:val="22"/>
          <w:szCs w:val="22"/>
        </w:rPr>
        <w:t xml:space="preserve">Club strength matters. </w:t>
      </w:r>
      <w:r w:rsidR="00C11EEB" w:rsidRPr="0019647F">
        <w:rPr>
          <w:rFonts w:asciiTheme="majorHAnsi" w:hAnsiTheme="majorHAnsi" w:cstheme="majorBidi"/>
          <w:sz w:val="22"/>
          <w:szCs w:val="22"/>
        </w:rPr>
        <w:t>U.S. Soccer benefits from the presence of both one of its better national team players, Landon Donovan, a</w:t>
      </w:r>
      <w:r w:rsidR="00A259B1">
        <w:rPr>
          <w:rFonts w:asciiTheme="majorHAnsi" w:hAnsiTheme="majorHAnsi" w:cstheme="majorBidi"/>
          <w:sz w:val="22"/>
          <w:szCs w:val="22"/>
        </w:rPr>
        <w:t>s well as the Frenchman Thierry Henry for New York Red Bulls, a</w:t>
      </w:r>
      <w:r w:rsidR="00C11EEB" w:rsidRPr="0019647F">
        <w:rPr>
          <w:rFonts w:asciiTheme="majorHAnsi" w:hAnsiTheme="majorHAnsi" w:cstheme="majorBidi"/>
          <w:sz w:val="22"/>
          <w:szCs w:val="22"/>
        </w:rPr>
        <w:t xml:space="preserve">nd </w:t>
      </w:r>
      <w:r w:rsidR="00A259B1">
        <w:rPr>
          <w:rFonts w:asciiTheme="majorHAnsi" w:hAnsiTheme="majorHAnsi" w:cstheme="majorBidi"/>
          <w:sz w:val="22"/>
          <w:szCs w:val="22"/>
        </w:rPr>
        <w:t xml:space="preserve">-- until this year – the Englishman </w:t>
      </w:r>
      <w:r w:rsidR="00C11EEB" w:rsidRPr="0019647F">
        <w:rPr>
          <w:rFonts w:asciiTheme="majorHAnsi" w:hAnsiTheme="majorHAnsi" w:cstheme="majorBidi"/>
          <w:sz w:val="22"/>
          <w:szCs w:val="22"/>
        </w:rPr>
        <w:t>David Beckham, on the U.S. domestic club LA Galaxy</w:t>
      </w:r>
      <w:r w:rsidRPr="0019647F">
        <w:rPr>
          <w:rFonts w:asciiTheme="majorHAnsi" w:hAnsiTheme="majorHAnsi" w:cstheme="majorBidi"/>
          <w:sz w:val="22"/>
          <w:szCs w:val="22"/>
        </w:rPr>
        <w:t xml:space="preserve"> because t</w:t>
      </w:r>
      <w:r w:rsidR="00C11EEB" w:rsidRPr="0019647F">
        <w:rPr>
          <w:rFonts w:asciiTheme="majorHAnsi" w:hAnsiTheme="majorHAnsi" w:cstheme="majorBidi"/>
          <w:sz w:val="22"/>
          <w:szCs w:val="22"/>
        </w:rPr>
        <w:t>he stronger the domestic club league, MLS, the better should be the U.S. national team.</w:t>
      </w:r>
      <w:r w:rsidRPr="0019647F">
        <w:rPr>
          <w:rFonts w:asciiTheme="majorHAnsi" w:hAnsiTheme="majorHAnsi" w:cstheme="majorBidi"/>
          <w:sz w:val="22"/>
          <w:szCs w:val="22"/>
        </w:rPr>
        <w:t xml:space="preserve"> Similarly, evidence shows that the English national team benefits from both the presence of </w:t>
      </w:r>
      <w:r w:rsidR="00A259B1">
        <w:rPr>
          <w:rFonts w:asciiTheme="majorHAnsi" w:hAnsiTheme="majorHAnsi" w:cstheme="majorBidi"/>
          <w:sz w:val="22"/>
          <w:szCs w:val="22"/>
        </w:rPr>
        <w:t xml:space="preserve">the Dutchman Robin van </w:t>
      </w:r>
      <w:proofErr w:type="spellStart"/>
      <w:r w:rsidR="00A259B1">
        <w:rPr>
          <w:rFonts w:asciiTheme="majorHAnsi" w:hAnsiTheme="majorHAnsi" w:cstheme="majorBidi"/>
          <w:sz w:val="22"/>
          <w:szCs w:val="22"/>
        </w:rPr>
        <w:t>Persie</w:t>
      </w:r>
      <w:proofErr w:type="spellEnd"/>
      <w:r w:rsidR="00BF2946">
        <w:rPr>
          <w:rFonts w:asciiTheme="majorHAnsi" w:hAnsiTheme="majorHAnsi" w:cstheme="majorBidi"/>
          <w:sz w:val="22"/>
          <w:szCs w:val="22"/>
        </w:rPr>
        <w:t xml:space="preserve"> </w:t>
      </w:r>
      <w:r w:rsidR="00A259B1" w:rsidRPr="0019647F">
        <w:rPr>
          <w:rFonts w:asciiTheme="majorHAnsi" w:hAnsiTheme="majorHAnsi" w:cstheme="majorBidi"/>
          <w:sz w:val="22"/>
          <w:szCs w:val="22"/>
        </w:rPr>
        <w:t>a</w:t>
      </w:r>
      <w:r w:rsidR="00A259B1">
        <w:rPr>
          <w:rFonts w:asciiTheme="majorHAnsi" w:hAnsiTheme="majorHAnsi" w:cstheme="majorBidi"/>
          <w:sz w:val="22"/>
          <w:szCs w:val="22"/>
        </w:rPr>
        <w:t>s well as</w:t>
      </w:r>
      <w:r w:rsidR="00BF2946">
        <w:rPr>
          <w:rFonts w:asciiTheme="majorHAnsi" w:hAnsiTheme="majorHAnsi" w:cstheme="majorBidi"/>
          <w:sz w:val="22"/>
          <w:szCs w:val="22"/>
        </w:rPr>
        <w:t xml:space="preserve"> </w:t>
      </w:r>
      <w:r w:rsidR="00A259B1">
        <w:rPr>
          <w:rFonts w:asciiTheme="majorHAnsi" w:hAnsiTheme="majorHAnsi" w:cstheme="majorBidi"/>
          <w:sz w:val="22"/>
          <w:szCs w:val="22"/>
        </w:rPr>
        <w:t>the Englishman Wayne Rooney</w:t>
      </w:r>
      <w:r w:rsidR="00BF2946">
        <w:rPr>
          <w:rFonts w:asciiTheme="majorHAnsi" w:hAnsiTheme="majorHAnsi" w:cstheme="majorBidi"/>
          <w:sz w:val="22"/>
          <w:szCs w:val="22"/>
        </w:rPr>
        <w:t xml:space="preserve"> </w:t>
      </w:r>
      <w:r w:rsidRPr="0019647F">
        <w:rPr>
          <w:rFonts w:asciiTheme="majorHAnsi" w:hAnsiTheme="majorHAnsi" w:cstheme="majorBidi"/>
          <w:sz w:val="22"/>
          <w:szCs w:val="22"/>
        </w:rPr>
        <w:t xml:space="preserve">on Manchester United. Keep in mind that these results do </w:t>
      </w:r>
      <w:r w:rsidRPr="0019647F">
        <w:rPr>
          <w:rFonts w:asciiTheme="majorHAnsi" w:hAnsiTheme="majorHAnsi" w:cstheme="majorBidi"/>
          <w:i/>
          <w:iCs/>
          <w:sz w:val="22"/>
          <w:szCs w:val="22"/>
        </w:rPr>
        <w:t xml:space="preserve">not </w:t>
      </w:r>
      <w:r w:rsidRPr="0019647F">
        <w:rPr>
          <w:rFonts w:asciiTheme="majorHAnsi" w:hAnsiTheme="majorHAnsi" w:cstheme="majorBidi"/>
          <w:sz w:val="22"/>
          <w:szCs w:val="22"/>
        </w:rPr>
        <w:t>say anything about the value of players gaining experience in relatively tougher competition overseas, such as Clint Dempsey of the United States and Honda of Japan both playing in the EPL. We leave that question</w:t>
      </w:r>
      <w:r w:rsidR="0019647F" w:rsidRPr="0019647F">
        <w:rPr>
          <w:rFonts w:asciiTheme="majorHAnsi" w:hAnsiTheme="majorHAnsi" w:cstheme="majorBidi"/>
          <w:sz w:val="22"/>
          <w:szCs w:val="22"/>
        </w:rPr>
        <w:t xml:space="preserve">, following the work of </w:t>
      </w:r>
      <w:proofErr w:type="spellStart"/>
      <w:r w:rsidR="0019647F" w:rsidRPr="0019647F">
        <w:rPr>
          <w:rFonts w:asciiTheme="majorHAnsi" w:hAnsiTheme="majorHAnsi" w:cstheme="majorBidi"/>
          <w:sz w:val="22"/>
          <w:szCs w:val="22"/>
        </w:rPr>
        <w:t>Baur</w:t>
      </w:r>
      <w:proofErr w:type="spellEnd"/>
      <w:r w:rsidR="0019647F" w:rsidRPr="0019647F">
        <w:rPr>
          <w:rFonts w:asciiTheme="majorHAnsi" w:hAnsiTheme="majorHAnsi" w:cstheme="majorBidi"/>
          <w:sz w:val="22"/>
          <w:szCs w:val="22"/>
        </w:rPr>
        <w:t xml:space="preserve"> and Lehmann (2007),</w:t>
      </w:r>
      <w:r w:rsidRPr="0019647F">
        <w:rPr>
          <w:rFonts w:asciiTheme="majorHAnsi" w:hAnsiTheme="majorHAnsi" w:cstheme="majorBidi"/>
          <w:sz w:val="22"/>
          <w:szCs w:val="22"/>
        </w:rPr>
        <w:t xml:space="preserve"> for another paper.</w:t>
      </w:r>
    </w:p>
    <w:p w14:paraId="4F15CFA1" w14:textId="77777777" w:rsidR="000548FD" w:rsidRDefault="009C6FFA">
      <w:pPr>
        <w:spacing w:line="360" w:lineRule="auto"/>
        <w:ind w:firstLine="720"/>
        <w:jc w:val="both"/>
        <w:rPr>
          <w:rFonts w:asciiTheme="majorHAnsi" w:hAnsiTheme="majorHAnsi" w:cstheme="majorBidi"/>
          <w:sz w:val="22"/>
          <w:szCs w:val="22"/>
        </w:rPr>
      </w:pPr>
      <w:r w:rsidRPr="0019647F">
        <w:rPr>
          <w:rFonts w:asciiTheme="majorHAnsi" w:hAnsiTheme="majorHAnsi" w:cstheme="majorBidi"/>
          <w:sz w:val="22"/>
          <w:szCs w:val="22"/>
        </w:rPr>
        <w:t>T</w:t>
      </w:r>
      <w:r w:rsidR="00C11EEB" w:rsidRPr="0019647F">
        <w:rPr>
          <w:rFonts w:asciiTheme="majorHAnsi" w:hAnsiTheme="majorHAnsi" w:cstheme="majorBidi"/>
          <w:sz w:val="22"/>
          <w:szCs w:val="22"/>
        </w:rPr>
        <w:t>he</w:t>
      </w:r>
      <w:r w:rsidRPr="0019647F">
        <w:rPr>
          <w:rFonts w:asciiTheme="majorHAnsi" w:hAnsiTheme="majorHAnsi" w:cstheme="majorBidi"/>
          <w:sz w:val="22"/>
          <w:szCs w:val="22"/>
        </w:rPr>
        <w:t>se current</w:t>
      </w:r>
      <w:r w:rsidR="00C11EEB" w:rsidRPr="0019647F">
        <w:rPr>
          <w:rFonts w:asciiTheme="majorHAnsi" w:hAnsiTheme="majorHAnsi" w:cstheme="majorBidi"/>
          <w:sz w:val="22"/>
          <w:szCs w:val="22"/>
        </w:rPr>
        <w:t xml:space="preserve"> results highlight the internal logic that the best player in the world, Lionel </w:t>
      </w:r>
      <w:proofErr w:type="spellStart"/>
      <w:r w:rsidR="00C11EEB" w:rsidRPr="0019647F">
        <w:rPr>
          <w:rFonts w:asciiTheme="majorHAnsi" w:hAnsiTheme="majorHAnsi" w:cstheme="majorBidi"/>
          <w:sz w:val="22"/>
          <w:szCs w:val="22"/>
        </w:rPr>
        <w:t>Messi</w:t>
      </w:r>
      <w:proofErr w:type="spellEnd"/>
      <w:r w:rsidR="00C11EEB" w:rsidRPr="0019647F">
        <w:rPr>
          <w:rFonts w:asciiTheme="majorHAnsi" w:hAnsiTheme="majorHAnsi" w:cstheme="majorBidi"/>
          <w:sz w:val="22"/>
          <w:szCs w:val="22"/>
        </w:rPr>
        <w:t xml:space="preserve">, plays for </w:t>
      </w:r>
      <w:r w:rsidR="00364006" w:rsidRPr="0019647F">
        <w:rPr>
          <w:rFonts w:asciiTheme="majorHAnsi" w:hAnsiTheme="majorHAnsi" w:cstheme="majorBidi"/>
          <w:sz w:val="22"/>
          <w:szCs w:val="22"/>
        </w:rPr>
        <w:t>the</w:t>
      </w:r>
      <w:r w:rsidR="00C11EEB" w:rsidRPr="0019647F">
        <w:rPr>
          <w:rFonts w:asciiTheme="majorHAnsi" w:hAnsiTheme="majorHAnsi" w:cstheme="majorBidi"/>
          <w:sz w:val="22"/>
          <w:szCs w:val="22"/>
        </w:rPr>
        <w:t xml:space="preserve"> best club in the world, FC Barcelona, which feeds a national team, </w:t>
      </w:r>
      <w:proofErr w:type="gramStart"/>
      <w:r w:rsidR="00C11EEB" w:rsidRPr="0019647F">
        <w:rPr>
          <w:rFonts w:asciiTheme="majorHAnsi" w:hAnsiTheme="majorHAnsi" w:cstheme="majorBidi"/>
          <w:sz w:val="22"/>
          <w:szCs w:val="22"/>
        </w:rPr>
        <w:t>Spain, that</w:t>
      </w:r>
      <w:proofErr w:type="gramEnd"/>
      <w:r w:rsidR="00C11EEB" w:rsidRPr="0019647F">
        <w:rPr>
          <w:rFonts w:asciiTheme="majorHAnsi" w:hAnsiTheme="majorHAnsi" w:cstheme="majorBidi"/>
          <w:sz w:val="22"/>
          <w:szCs w:val="22"/>
        </w:rPr>
        <w:t xml:space="preserve"> is enjoying unpr</w:t>
      </w:r>
      <w:r w:rsidRPr="0019647F">
        <w:rPr>
          <w:rFonts w:asciiTheme="majorHAnsi" w:hAnsiTheme="majorHAnsi" w:cstheme="majorBidi"/>
          <w:sz w:val="22"/>
          <w:szCs w:val="22"/>
        </w:rPr>
        <w:t>ecedented international success.</w:t>
      </w:r>
      <w:r w:rsidR="005E78DF">
        <w:rPr>
          <w:rFonts w:asciiTheme="majorHAnsi" w:hAnsiTheme="majorHAnsi" w:cstheme="majorBidi"/>
          <w:sz w:val="22"/>
          <w:szCs w:val="22"/>
        </w:rPr>
        <w:t xml:space="preserve"> </w:t>
      </w:r>
      <w:r w:rsidRPr="0019647F">
        <w:rPr>
          <w:rFonts w:asciiTheme="majorHAnsi" w:hAnsiTheme="majorHAnsi" w:cstheme="majorBidi"/>
          <w:sz w:val="22"/>
          <w:szCs w:val="22"/>
        </w:rPr>
        <w:t>T</w:t>
      </w:r>
      <w:r w:rsidR="00C11EEB" w:rsidRPr="0019647F">
        <w:rPr>
          <w:rFonts w:asciiTheme="majorHAnsi" w:hAnsiTheme="majorHAnsi" w:cstheme="majorBidi"/>
          <w:sz w:val="22"/>
          <w:szCs w:val="22"/>
        </w:rPr>
        <w:t>hey also</w:t>
      </w:r>
      <w:r w:rsidRPr="0019647F">
        <w:rPr>
          <w:rFonts w:asciiTheme="majorHAnsi" w:hAnsiTheme="majorHAnsi" w:cstheme="majorBidi"/>
          <w:sz w:val="22"/>
          <w:szCs w:val="22"/>
        </w:rPr>
        <w:t>, however,</w:t>
      </w:r>
      <w:r w:rsidR="00C11EEB" w:rsidRPr="0019647F">
        <w:rPr>
          <w:rFonts w:asciiTheme="majorHAnsi" w:hAnsiTheme="majorHAnsi" w:cstheme="majorBidi"/>
          <w:sz w:val="22"/>
          <w:szCs w:val="22"/>
        </w:rPr>
        <w:t xml:space="preserve"> underscore the implications that none of the above </w:t>
      </w:r>
      <w:proofErr w:type="gramStart"/>
      <w:r w:rsidR="00C11EEB" w:rsidRPr="0019647F">
        <w:rPr>
          <w:rFonts w:asciiTheme="majorHAnsi" w:hAnsiTheme="majorHAnsi" w:cstheme="majorBidi"/>
          <w:sz w:val="22"/>
          <w:szCs w:val="22"/>
        </w:rPr>
        <w:t>are</w:t>
      </w:r>
      <w:proofErr w:type="gramEnd"/>
      <w:r w:rsidR="00C11EEB" w:rsidRPr="0019647F">
        <w:rPr>
          <w:rFonts w:asciiTheme="majorHAnsi" w:hAnsiTheme="majorHAnsi" w:cstheme="majorBidi"/>
          <w:sz w:val="22"/>
          <w:szCs w:val="22"/>
        </w:rPr>
        <w:t xml:space="preserve"> found in Brazil</w:t>
      </w:r>
      <w:r w:rsidR="006752E7" w:rsidRPr="0019647F">
        <w:rPr>
          <w:rFonts w:asciiTheme="majorHAnsi" w:hAnsiTheme="majorHAnsi" w:cstheme="majorBidi"/>
          <w:sz w:val="22"/>
          <w:szCs w:val="22"/>
        </w:rPr>
        <w:t xml:space="preserve"> (or even Argentina)</w:t>
      </w:r>
      <w:r w:rsidR="00B52F15" w:rsidRPr="0019647F">
        <w:rPr>
          <w:rFonts w:asciiTheme="majorHAnsi" w:hAnsiTheme="majorHAnsi" w:cstheme="majorBidi"/>
          <w:sz w:val="22"/>
          <w:szCs w:val="22"/>
        </w:rPr>
        <w:t xml:space="preserve">. </w:t>
      </w:r>
      <w:r w:rsidR="00C11EEB" w:rsidRPr="0019647F">
        <w:rPr>
          <w:rFonts w:asciiTheme="majorHAnsi" w:hAnsiTheme="majorHAnsi" w:cstheme="majorBidi"/>
          <w:sz w:val="22"/>
          <w:szCs w:val="22"/>
        </w:rPr>
        <w:t xml:space="preserve">As the tournament hosts, </w:t>
      </w:r>
      <w:r w:rsidR="006752E7" w:rsidRPr="0019647F">
        <w:rPr>
          <w:rFonts w:asciiTheme="majorHAnsi" w:hAnsiTheme="majorHAnsi" w:cstheme="majorBidi"/>
          <w:sz w:val="22"/>
          <w:szCs w:val="22"/>
        </w:rPr>
        <w:t xml:space="preserve">the South Americans, and especially the </w:t>
      </w:r>
      <w:proofErr w:type="spellStart"/>
      <w:r w:rsidR="00C11EEB" w:rsidRPr="0019647F">
        <w:rPr>
          <w:rFonts w:asciiTheme="majorHAnsi" w:hAnsiTheme="majorHAnsi" w:cstheme="majorBidi"/>
          <w:i/>
          <w:iCs/>
          <w:sz w:val="22"/>
          <w:szCs w:val="22"/>
        </w:rPr>
        <w:t>Canarin</w:t>
      </w:r>
      <w:r w:rsidR="0069204E" w:rsidRPr="0019647F">
        <w:rPr>
          <w:rFonts w:asciiTheme="majorHAnsi" w:hAnsiTheme="majorHAnsi" w:cstheme="majorBidi"/>
          <w:i/>
          <w:iCs/>
          <w:sz w:val="22"/>
          <w:szCs w:val="22"/>
        </w:rPr>
        <w:t>h</w:t>
      </w:r>
      <w:r w:rsidR="00C11EEB" w:rsidRPr="0019647F">
        <w:rPr>
          <w:rFonts w:asciiTheme="majorHAnsi" w:hAnsiTheme="majorHAnsi" w:cstheme="majorBidi"/>
          <w:i/>
          <w:iCs/>
          <w:sz w:val="22"/>
          <w:szCs w:val="22"/>
        </w:rPr>
        <w:t>o</w:t>
      </w:r>
      <w:proofErr w:type="spellEnd"/>
      <w:r w:rsidR="006752E7" w:rsidRPr="0019647F">
        <w:rPr>
          <w:rFonts w:asciiTheme="majorHAnsi" w:hAnsiTheme="majorHAnsi" w:cstheme="majorBidi"/>
          <w:sz w:val="22"/>
          <w:szCs w:val="22"/>
        </w:rPr>
        <w:t xml:space="preserve"> will</w:t>
      </w:r>
      <w:r w:rsidR="00C11EEB" w:rsidRPr="0019647F">
        <w:rPr>
          <w:rFonts w:asciiTheme="majorHAnsi" w:hAnsiTheme="majorHAnsi" w:cstheme="majorBidi"/>
          <w:sz w:val="22"/>
          <w:szCs w:val="22"/>
        </w:rPr>
        <w:t xml:space="preserve"> enter the 2014 World</w:t>
      </w:r>
      <w:r w:rsidR="006752E7" w:rsidRPr="0019647F">
        <w:rPr>
          <w:rFonts w:asciiTheme="majorHAnsi" w:hAnsiTheme="majorHAnsi" w:cstheme="majorBidi"/>
          <w:sz w:val="22"/>
          <w:szCs w:val="22"/>
        </w:rPr>
        <w:t xml:space="preserve"> Cup as the betting favorites. </w:t>
      </w:r>
      <w:r w:rsidR="00C11EEB" w:rsidRPr="0019647F">
        <w:rPr>
          <w:rFonts w:asciiTheme="majorHAnsi" w:hAnsiTheme="majorHAnsi" w:cstheme="majorBidi"/>
          <w:sz w:val="22"/>
          <w:szCs w:val="22"/>
        </w:rPr>
        <w:t xml:space="preserve">Should </w:t>
      </w:r>
      <w:r w:rsidR="006752E7" w:rsidRPr="0019647F">
        <w:rPr>
          <w:rFonts w:asciiTheme="majorHAnsi" w:hAnsiTheme="majorHAnsi" w:cstheme="majorBidi"/>
          <w:sz w:val="22"/>
          <w:szCs w:val="22"/>
        </w:rPr>
        <w:t>they</w:t>
      </w:r>
      <w:r w:rsidR="00C11EEB" w:rsidRPr="0019647F">
        <w:rPr>
          <w:rFonts w:asciiTheme="majorHAnsi" w:hAnsiTheme="majorHAnsi" w:cstheme="majorBidi"/>
          <w:sz w:val="22"/>
          <w:szCs w:val="22"/>
        </w:rPr>
        <w:t xml:space="preserve"> fall short of the championship, our econometrics suggest</w:t>
      </w:r>
      <w:r w:rsidR="00364006" w:rsidRPr="0019647F">
        <w:rPr>
          <w:rFonts w:asciiTheme="majorHAnsi" w:hAnsiTheme="majorHAnsi" w:cstheme="majorBidi"/>
          <w:sz w:val="22"/>
          <w:szCs w:val="22"/>
        </w:rPr>
        <w:t>s</w:t>
      </w:r>
      <w:r w:rsidR="00C11EEB" w:rsidRPr="0019647F">
        <w:rPr>
          <w:rFonts w:asciiTheme="majorHAnsi" w:hAnsiTheme="majorHAnsi" w:cstheme="majorBidi"/>
          <w:sz w:val="22"/>
          <w:szCs w:val="22"/>
        </w:rPr>
        <w:t xml:space="preserve"> the blame will be easy to find: in what Franklin </w:t>
      </w:r>
      <w:proofErr w:type="spellStart"/>
      <w:r w:rsidR="00C11EEB" w:rsidRPr="0019647F">
        <w:rPr>
          <w:rFonts w:asciiTheme="majorHAnsi" w:hAnsiTheme="majorHAnsi" w:cstheme="majorBidi"/>
          <w:sz w:val="22"/>
          <w:szCs w:val="22"/>
        </w:rPr>
        <w:t>Foer</w:t>
      </w:r>
      <w:proofErr w:type="spellEnd"/>
      <w:r w:rsidR="00C11EEB" w:rsidRPr="0019647F">
        <w:rPr>
          <w:rFonts w:asciiTheme="majorHAnsi" w:hAnsiTheme="majorHAnsi" w:cstheme="majorBidi"/>
          <w:sz w:val="22"/>
          <w:szCs w:val="22"/>
        </w:rPr>
        <w:t xml:space="preserve"> (2004) described as a corrupt, downtrodden domestic league</w:t>
      </w:r>
      <w:r w:rsidR="00B52F15" w:rsidRPr="0019647F">
        <w:rPr>
          <w:rFonts w:asciiTheme="majorHAnsi" w:hAnsiTheme="majorHAnsi" w:cstheme="majorBidi"/>
          <w:sz w:val="22"/>
          <w:szCs w:val="22"/>
        </w:rPr>
        <w:t xml:space="preserve">. </w:t>
      </w:r>
    </w:p>
    <w:p w14:paraId="12CB4263" w14:textId="77777777" w:rsidR="00A77B3E" w:rsidRPr="0019647F" w:rsidRDefault="00C93FF6" w:rsidP="008422B7">
      <w:pPr>
        <w:pageBreakBefore/>
        <w:spacing w:line="480" w:lineRule="auto"/>
        <w:ind w:firstLine="540"/>
        <w:jc w:val="center"/>
        <w:rPr>
          <w:rFonts w:asciiTheme="majorHAnsi" w:hAnsiTheme="majorHAnsi" w:cstheme="majorBidi"/>
          <w:sz w:val="22"/>
          <w:szCs w:val="22"/>
        </w:rPr>
      </w:pPr>
      <w:r w:rsidRPr="0019647F">
        <w:rPr>
          <w:rFonts w:asciiTheme="majorHAnsi" w:hAnsiTheme="majorHAnsi" w:cstheme="majorBidi"/>
          <w:bCs/>
          <w:sz w:val="22"/>
          <w:szCs w:val="22"/>
        </w:rPr>
        <w:lastRenderedPageBreak/>
        <w:t>REFERENCES</w:t>
      </w:r>
    </w:p>
    <w:p w14:paraId="1ABE7CD9" w14:textId="77777777" w:rsidR="0019647F" w:rsidRPr="0019647F" w:rsidRDefault="0019647F" w:rsidP="0019647F">
      <w:pPr>
        <w:spacing w:after="120" w:line="360" w:lineRule="auto"/>
        <w:rPr>
          <w:rFonts w:asciiTheme="majorHAnsi" w:hAnsiTheme="majorHAnsi" w:cstheme="majorBidi"/>
          <w:sz w:val="22"/>
          <w:szCs w:val="22"/>
        </w:rPr>
      </w:pPr>
      <w:proofErr w:type="spellStart"/>
      <w:r w:rsidRPr="001D331A">
        <w:rPr>
          <w:rFonts w:asciiTheme="majorHAnsi" w:hAnsiTheme="majorHAnsi" w:cstheme="majorBidi"/>
          <w:sz w:val="22"/>
          <w:szCs w:val="22"/>
        </w:rPr>
        <w:t>Baur</w:t>
      </w:r>
      <w:proofErr w:type="spellEnd"/>
      <w:r w:rsidRPr="001D331A">
        <w:rPr>
          <w:rFonts w:asciiTheme="majorHAnsi" w:hAnsiTheme="majorHAnsi" w:cstheme="majorBidi"/>
          <w:sz w:val="22"/>
          <w:szCs w:val="22"/>
        </w:rPr>
        <w:t xml:space="preserve">, D. and Lehmann S. </w:t>
      </w:r>
      <w:hyperlink r:id="rId13" w:history="1">
        <w:r w:rsidRPr="001D331A">
          <w:rPr>
            <w:rStyle w:val="Hyperlink"/>
            <w:rFonts w:asciiTheme="majorHAnsi" w:hAnsiTheme="majorHAnsi" w:cstheme="majorBidi"/>
            <w:sz w:val="22"/>
            <w:szCs w:val="22"/>
          </w:rPr>
          <w:t xml:space="preserve">“Does the Mobility of Football Players Influence the Success of the National </w:t>
        </w:r>
        <w:proofErr w:type="spellStart"/>
        <w:r w:rsidRPr="001D331A">
          <w:rPr>
            <w:rStyle w:val="Hyperlink"/>
            <w:rFonts w:asciiTheme="majorHAnsi" w:hAnsiTheme="majorHAnsi" w:cstheme="majorBidi"/>
            <w:sz w:val="22"/>
            <w:szCs w:val="22"/>
          </w:rPr>
          <w:t>Team?”</w:t>
        </w:r>
      </w:hyperlink>
      <w:proofErr w:type="gramStart"/>
      <w:r w:rsidRPr="001D331A">
        <w:rPr>
          <w:rFonts w:asciiTheme="majorHAnsi" w:hAnsiTheme="majorHAnsi" w:cstheme="majorBidi"/>
          <w:i/>
          <w:sz w:val="22"/>
          <w:szCs w:val="22"/>
        </w:rPr>
        <w:t>Institute</w:t>
      </w:r>
      <w:proofErr w:type="spellEnd"/>
      <w:r w:rsidRPr="001D331A">
        <w:rPr>
          <w:rFonts w:asciiTheme="majorHAnsi" w:hAnsiTheme="majorHAnsi" w:cstheme="majorBidi"/>
          <w:i/>
          <w:sz w:val="22"/>
          <w:szCs w:val="22"/>
        </w:rPr>
        <w:t xml:space="preserve"> for International Integration Studies,</w:t>
      </w:r>
      <w:r w:rsidRPr="001D331A">
        <w:rPr>
          <w:rFonts w:asciiTheme="majorHAnsi" w:hAnsiTheme="majorHAnsi" w:cstheme="majorBidi"/>
          <w:sz w:val="22"/>
          <w:szCs w:val="22"/>
        </w:rPr>
        <w:t xml:space="preserve"> 2007, IIIS Discussion Paper No. 217</w:t>
      </w:r>
      <w:r w:rsidRPr="0019647F">
        <w:rPr>
          <w:rFonts w:asciiTheme="majorHAnsi" w:hAnsiTheme="majorHAnsi" w:cstheme="majorBidi"/>
          <w:sz w:val="22"/>
          <w:szCs w:val="22"/>
        </w:rPr>
        <w:t>.</w:t>
      </w:r>
      <w:proofErr w:type="gramEnd"/>
    </w:p>
    <w:p w14:paraId="18C8631B" w14:textId="77777777" w:rsidR="00A77B3E" w:rsidRPr="0019647F" w:rsidRDefault="0009263C" w:rsidP="003B2C64">
      <w:pPr>
        <w:spacing w:after="120" w:line="360" w:lineRule="auto"/>
        <w:rPr>
          <w:rFonts w:asciiTheme="majorHAnsi" w:hAnsiTheme="majorHAnsi" w:cstheme="majorBidi"/>
          <w:sz w:val="22"/>
          <w:szCs w:val="22"/>
        </w:rPr>
      </w:pPr>
      <w:proofErr w:type="spellStart"/>
      <w:r w:rsidRPr="001D331A">
        <w:rPr>
          <w:rFonts w:asciiTheme="majorHAnsi" w:hAnsiTheme="majorHAnsi" w:cstheme="majorBidi"/>
          <w:sz w:val="22"/>
          <w:szCs w:val="22"/>
        </w:rPr>
        <w:t>Foer</w:t>
      </w:r>
      <w:proofErr w:type="spellEnd"/>
      <w:r w:rsidRPr="001D331A">
        <w:rPr>
          <w:rFonts w:asciiTheme="majorHAnsi" w:hAnsiTheme="majorHAnsi" w:cstheme="majorBidi"/>
          <w:sz w:val="22"/>
          <w:szCs w:val="22"/>
        </w:rPr>
        <w:t xml:space="preserve">, F. </w:t>
      </w:r>
      <w:hyperlink r:id="rId14" w:history="1">
        <w:r w:rsidR="003B2C64" w:rsidRPr="001D331A">
          <w:rPr>
            <w:rStyle w:val="Hyperlink"/>
            <w:rFonts w:asciiTheme="majorHAnsi" w:hAnsiTheme="majorHAnsi" w:cstheme="majorBidi"/>
            <w:sz w:val="22"/>
            <w:szCs w:val="22"/>
          </w:rPr>
          <w:t>“</w:t>
        </w:r>
        <w:r w:rsidRPr="001D331A">
          <w:rPr>
            <w:rStyle w:val="Hyperlink"/>
            <w:rFonts w:asciiTheme="majorHAnsi" w:hAnsiTheme="majorHAnsi" w:cstheme="majorBidi"/>
            <w:sz w:val="22"/>
            <w:szCs w:val="22"/>
          </w:rPr>
          <w:t>How Soccer Explains the World: An Unlikely Theory of Globalization.</w:t>
        </w:r>
        <w:r w:rsidR="003B2C64" w:rsidRPr="001D331A">
          <w:rPr>
            <w:rStyle w:val="Hyperlink"/>
            <w:rFonts w:asciiTheme="majorHAnsi" w:hAnsiTheme="majorHAnsi" w:cstheme="majorBidi"/>
            <w:sz w:val="22"/>
            <w:szCs w:val="22"/>
          </w:rPr>
          <w:t>”</w:t>
        </w:r>
      </w:hyperlink>
      <w:r w:rsidRPr="001D331A">
        <w:rPr>
          <w:rFonts w:asciiTheme="majorHAnsi" w:hAnsiTheme="majorHAnsi" w:cstheme="majorBidi"/>
          <w:sz w:val="22"/>
          <w:szCs w:val="22"/>
        </w:rPr>
        <w:t xml:space="preserve"> New </w:t>
      </w:r>
      <w:proofErr w:type="spellStart"/>
      <w:r w:rsidRPr="001D331A">
        <w:rPr>
          <w:rFonts w:asciiTheme="majorHAnsi" w:hAnsiTheme="majorHAnsi" w:cstheme="majorBidi"/>
          <w:sz w:val="22"/>
          <w:szCs w:val="22"/>
        </w:rPr>
        <w:t>York</w:t>
      </w:r>
      <w:proofErr w:type="gramStart"/>
      <w:r w:rsidR="003B2C64" w:rsidRPr="001D331A">
        <w:rPr>
          <w:rFonts w:asciiTheme="majorHAnsi" w:hAnsiTheme="majorHAnsi" w:cstheme="majorBidi"/>
          <w:sz w:val="22"/>
          <w:szCs w:val="22"/>
        </w:rPr>
        <w:t>,</w:t>
      </w:r>
      <w:r w:rsidRPr="001D331A">
        <w:rPr>
          <w:rFonts w:asciiTheme="majorHAnsi" w:hAnsiTheme="majorHAnsi" w:cstheme="majorBidi"/>
          <w:i/>
          <w:sz w:val="22"/>
          <w:szCs w:val="22"/>
        </w:rPr>
        <w:t>HarperCollins</w:t>
      </w:r>
      <w:proofErr w:type="spellEnd"/>
      <w:proofErr w:type="gramEnd"/>
      <w:r w:rsidR="006B44DB" w:rsidRPr="001D331A">
        <w:rPr>
          <w:rFonts w:asciiTheme="majorHAnsi" w:hAnsiTheme="majorHAnsi" w:cstheme="majorBidi"/>
          <w:i/>
          <w:sz w:val="22"/>
          <w:szCs w:val="22"/>
        </w:rPr>
        <w:t xml:space="preserve">, </w:t>
      </w:r>
      <w:r w:rsidR="006B44DB" w:rsidRPr="001D331A">
        <w:rPr>
          <w:rFonts w:asciiTheme="majorHAnsi" w:hAnsiTheme="majorHAnsi" w:cstheme="majorBidi"/>
          <w:sz w:val="22"/>
          <w:szCs w:val="22"/>
        </w:rPr>
        <w:t>2004</w:t>
      </w:r>
      <w:r w:rsidR="006B44DB" w:rsidRPr="0019647F">
        <w:rPr>
          <w:rFonts w:asciiTheme="majorHAnsi" w:hAnsiTheme="majorHAnsi" w:cstheme="majorBidi"/>
          <w:sz w:val="22"/>
          <w:szCs w:val="22"/>
        </w:rPr>
        <w:t>.</w:t>
      </w:r>
    </w:p>
    <w:p w14:paraId="5A8EC738" w14:textId="77777777" w:rsidR="00A77B3E" w:rsidRPr="0019647F" w:rsidRDefault="0009263C" w:rsidP="003B2C64">
      <w:pPr>
        <w:spacing w:after="120" w:line="360" w:lineRule="auto"/>
        <w:rPr>
          <w:rFonts w:asciiTheme="majorHAnsi" w:hAnsiTheme="majorHAnsi" w:cstheme="majorBidi"/>
          <w:sz w:val="22"/>
          <w:szCs w:val="22"/>
        </w:rPr>
      </w:pPr>
      <w:proofErr w:type="spellStart"/>
      <w:r w:rsidRPr="001D331A">
        <w:rPr>
          <w:rFonts w:asciiTheme="majorHAnsi" w:hAnsiTheme="majorHAnsi" w:cstheme="majorBidi"/>
          <w:sz w:val="22"/>
          <w:szCs w:val="22"/>
        </w:rPr>
        <w:t>Foer</w:t>
      </w:r>
      <w:proofErr w:type="spellEnd"/>
      <w:r w:rsidRPr="001D331A">
        <w:rPr>
          <w:rFonts w:asciiTheme="majorHAnsi" w:hAnsiTheme="majorHAnsi" w:cstheme="majorBidi"/>
          <w:sz w:val="22"/>
          <w:szCs w:val="22"/>
        </w:rPr>
        <w:t xml:space="preserve">, F. </w:t>
      </w:r>
      <w:hyperlink r:id="rId15" w:history="1">
        <w:r w:rsidR="003B2C64" w:rsidRPr="001D331A">
          <w:rPr>
            <w:rStyle w:val="Hyperlink"/>
            <w:rFonts w:asciiTheme="majorHAnsi" w:hAnsiTheme="majorHAnsi" w:cstheme="majorBidi"/>
            <w:sz w:val="22"/>
            <w:szCs w:val="22"/>
          </w:rPr>
          <w:t>“</w:t>
        </w:r>
        <w:r w:rsidRPr="001D331A">
          <w:rPr>
            <w:rStyle w:val="Hyperlink"/>
            <w:rFonts w:asciiTheme="majorHAnsi" w:hAnsiTheme="majorHAnsi" w:cstheme="majorBidi"/>
            <w:sz w:val="22"/>
            <w:szCs w:val="22"/>
          </w:rPr>
          <w:t xml:space="preserve">How governments nurture </w:t>
        </w:r>
        <w:proofErr w:type="spellStart"/>
        <w:r w:rsidRPr="001D331A">
          <w:rPr>
            <w:rStyle w:val="Hyperlink"/>
            <w:rFonts w:asciiTheme="majorHAnsi" w:hAnsiTheme="majorHAnsi" w:cstheme="majorBidi"/>
            <w:sz w:val="22"/>
            <w:szCs w:val="22"/>
          </w:rPr>
          <w:t>soccer.</w:t>
        </w:r>
        <w:r w:rsidR="003B2C64" w:rsidRPr="001D331A">
          <w:rPr>
            <w:rStyle w:val="Hyperlink"/>
            <w:rFonts w:asciiTheme="majorHAnsi" w:hAnsiTheme="majorHAnsi" w:cstheme="majorBidi"/>
            <w:sz w:val="22"/>
            <w:szCs w:val="22"/>
          </w:rPr>
          <w:t>”</w:t>
        </w:r>
      </w:hyperlink>
      <w:r w:rsidRPr="001D331A">
        <w:rPr>
          <w:rFonts w:asciiTheme="majorHAnsi" w:hAnsiTheme="majorHAnsi" w:cstheme="majorBidi"/>
          <w:i/>
          <w:sz w:val="22"/>
          <w:szCs w:val="22"/>
        </w:rPr>
        <w:t>The</w:t>
      </w:r>
      <w:proofErr w:type="spellEnd"/>
      <w:r w:rsidRPr="001D331A">
        <w:rPr>
          <w:rFonts w:asciiTheme="majorHAnsi" w:hAnsiTheme="majorHAnsi" w:cstheme="majorBidi"/>
          <w:i/>
          <w:sz w:val="22"/>
          <w:szCs w:val="22"/>
        </w:rPr>
        <w:t xml:space="preserve"> New </w:t>
      </w:r>
      <w:proofErr w:type="gramStart"/>
      <w:r w:rsidRPr="001D331A">
        <w:rPr>
          <w:rFonts w:asciiTheme="majorHAnsi" w:hAnsiTheme="majorHAnsi" w:cstheme="majorBidi"/>
          <w:i/>
          <w:sz w:val="22"/>
          <w:szCs w:val="22"/>
        </w:rPr>
        <w:t>Republic</w:t>
      </w:r>
      <w:r w:rsidR="003B2C64" w:rsidRPr="001D331A">
        <w:rPr>
          <w:rFonts w:asciiTheme="majorHAnsi" w:hAnsiTheme="majorHAnsi" w:cstheme="majorBidi"/>
          <w:sz w:val="22"/>
          <w:szCs w:val="22"/>
        </w:rPr>
        <w:t>,</w:t>
      </w:r>
      <w:proofErr w:type="gramEnd"/>
      <w:r w:rsidRPr="001D331A">
        <w:rPr>
          <w:rFonts w:asciiTheme="majorHAnsi" w:hAnsiTheme="majorHAnsi" w:cstheme="majorBidi"/>
          <w:sz w:val="22"/>
          <w:szCs w:val="22"/>
        </w:rPr>
        <w:t xml:space="preserve"> posted June 19, 2006</w:t>
      </w:r>
      <w:r w:rsidRPr="0019647F">
        <w:rPr>
          <w:rFonts w:asciiTheme="majorHAnsi" w:hAnsiTheme="majorHAnsi" w:cstheme="majorBidi"/>
          <w:sz w:val="22"/>
          <w:szCs w:val="22"/>
        </w:rPr>
        <w:t>.</w:t>
      </w:r>
    </w:p>
    <w:p w14:paraId="327D82F7" w14:textId="77777777" w:rsidR="00A77B3E" w:rsidRPr="0019647F" w:rsidRDefault="0009263C" w:rsidP="003B2C64">
      <w:pPr>
        <w:spacing w:after="120" w:line="360" w:lineRule="auto"/>
        <w:rPr>
          <w:rFonts w:asciiTheme="majorHAnsi" w:hAnsiTheme="majorHAnsi" w:cstheme="majorBidi"/>
          <w:sz w:val="22"/>
          <w:szCs w:val="22"/>
        </w:rPr>
      </w:pPr>
      <w:proofErr w:type="spellStart"/>
      <w:r w:rsidRPr="001D331A">
        <w:rPr>
          <w:rFonts w:asciiTheme="majorHAnsi" w:hAnsiTheme="majorHAnsi" w:cstheme="majorBidi"/>
          <w:sz w:val="22"/>
          <w:szCs w:val="22"/>
        </w:rPr>
        <w:t>Kuper</w:t>
      </w:r>
      <w:proofErr w:type="spellEnd"/>
      <w:r w:rsidRPr="001D331A">
        <w:rPr>
          <w:rFonts w:asciiTheme="majorHAnsi" w:hAnsiTheme="majorHAnsi" w:cstheme="majorBidi"/>
          <w:sz w:val="22"/>
          <w:szCs w:val="22"/>
        </w:rPr>
        <w:t>, S</w:t>
      </w:r>
      <w:r w:rsidR="00C11BF2" w:rsidRPr="001D331A">
        <w:rPr>
          <w:rFonts w:asciiTheme="majorHAnsi" w:hAnsiTheme="majorHAnsi" w:cstheme="majorBidi"/>
          <w:sz w:val="22"/>
          <w:szCs w:val="22"/>
        </w:rPr>
        <w:t>.</w:t>
      </w:r>
      <w:r w:rsidRPr="001D331A">
        <w:rPr>
          <w:rFonts w:asciiTheme="majorHAnsi" w:hAnsiTheme="majorHAnsi" w:cstheme="majorBidi"/>
          <w:sz w:val="22"/>
          <w:szCs w:val="22"/>
        </w:rPr>
        <w:t xml:space="preserve"> and </w:t>
      </w:r>
      <w:proofErr w:type="spellStart"/>
      <w:r w:rsidRPr="001D331A">
        <w:rPr>
          <w:rFonts w:asciiTheme="majorHAnsi" w:hAnsiTheme="majorHAnsi" w:cstheme="majorBidi"/>
          <w:sz w:val="22"/>
          <w:szCs w:val="22"/>
        </w:rPr>
        <w:t>Szymanksi</w:t>
      </w:r>
      <w:proofErr w:type="spellEnd"/>
      <w:r w:rsidR="00C11BF2" w:rsidRPr="001D331A">
        <w:rPr>
          <w:rFonts w:asciiTheme="majorHAnsi" w:hAnsiTheme="majorHAnsi" w:cstheme="majorBidi"/>
          <w:sz w:val="22"/>
          <w:szCs w:val="22"/>
        </w:rPr>
        <w:t>, S.</w:t>
      </w:r>
      <w:hyperlink r:id="rId16" w:history="1">
        <w:r w:rsidR="00C11BF2" w:rsidRPr="001D331A">
          <w:rPr>
            <w:rStyle w:val="Hyperlink"/>
            <w:rFonts w:asciiTheme="majorHAnsi" w:hAnsiTheme="majorHAnsi" w:cstheme="majorBidi"/>
            <w:sz w:val="22"/>
            <w:szCs w:val="22"/>
          </w:rPr>
          <w:t>“</w:t>
        </w:r>
        <w:r w:rsidRPr="001D331A">
          <w:rPr>
            <w:rStyle w:val="Hyperlink"/>
            <w:rFonts w:asciiTheme="majorHAnsi" w:hAnsiTheme="majorHAnsi" w:cstheme="majorBidi"/>
            <w:sz w:val="22"/>
            <w:szCs w:val="22"/>
          </w:rPr>
          <w:t>Soccernomics: Why England Loses, Why Germany and Brazil Win, and Why the U.S., Japan, Australia, Turkey – and Even Iraq – Are Destined to Become Kings of</w:t>
        </w:r>
        <w:r w:rsidR="00C11BF2" w:rsidRPr="001D331A">
          <w:rPr>
            <w:rStyle w:val="Hyperlink"/>
            <w:rFonts w:asciiTheme="majorHAnsi" w:hAnsiTheme="majorHAnsi" w:cstheme="majorBidi"/>
            <w:sz w:val="22"/>
            <w:szCs w:val="22"/>
          </w:rPr>
          <w:t xml:space="preserve"> the World’s Most Popular </w:t>
        </w:r>
        <w:proofErr w:type="spellStart"/>
        <w:r w:rsidR="00C11BF2" w:rsidRPr="001D331A">
          <w:rPr>
            <w:rStyle w:val="Hyperlink"/>
            <w:rFonts w:asciiTheme="majorHAnsi" w:hAnsiTheme="majorHAnsi" w:cstheme="majorBidi"/>
            <w:sz w:val="22"/>
            <w:szCs w:val="22"/>
          </w:rPr>
          <w:t>Sport</w:t>
        </w:r>
        <w:r w:rsidR="006B44DB" w:rsidRPr="001D331A">
          <w:rPr>
            <w:rStyle w:val="Hyperlink"/>
            <w:rFonts w:asciiTheme="majorHAnsi" w:hAnsiTheme="majorHAnsi" w:cstheme="majorBidi"/>
            <w:sz w:val="22"/>
            <w:szCs w:val="22"/>
          </w:rPr>
          <w:t>.</w:t>
        </w:r>
        <w:r w:rsidR="00C11BF2" w:rsidRPr="001D331A">
          <w:rPr>
            <w:rStyle w:val="Hyperlink"/>
            <w:rFonts w:asciiTheme="majorHAnsi" w:hAnsiTheme="majorHAnsi" w:cstheme="majorBidi"/>
            <w:sz w:val="22"/>
            <w:szCs w:val="22"/>
          </w:rPr>
          <w:t>”</w:t>
        </w:r>
      </w:hyperlink>
      <w:proofErr w:type="gramStart"/>
      <w:r w:rsidRPr="001D331A">
        <w:rPr>
          <w:rFonts w:asciiTheme="majorHAnsi" w:hAnsiTheme="majorHAnsi" w:cstheme="majorBidi"/>
          <w:i/>
          <w:sz w:val="22"/>
          <w:szCs w:val="22"/>
        </w:rPr>
        <w:t>Nation</w:t>
      </w:r>
      <w:proofErr w:type="spellEnd"/>
      <w:r w:rsidRPr="001D331A">
        <w:rPr>
          <w:rFonts w:asciiTheme="majorHAnsi" w:hAnsiTheme="majorHAnsi" w:cstheme="majorBidi"/>
          <w:i/>
          <w:sz w:val="22"/>
          <w:szCs w:val="22"/>
        </w:rPr>
        <w:t xml:space="preserve"> Books</w:t>
      </w:r>
      <w:r w:rsidR="006B44DB" w:rsidRPr="001D331A">
        <w:rPr>
          <w:rFonts w:asciiTheme="majorHAnsi" w:hAnsiTheme="majorHAnsi" w:cstheme="majorBidi"/>
          <w:sz w:val="22"/>
          <w:szCs w:val="22"/>
        </w:rPr>
        <w:t>, 2009</w:t>
      </w:r>
      <w:r w:rsidR="006B44DB" w:rsidRPr="0019647F">
        <w:rPr>
          <w:rFonts w:asciiTheme="majorHAnsi" w:hAnsiTheme="majorHAnsi" w:cstheme="majorBidi"/>
          <w:sz w:val="22"/>
          <w:szCs w:val="22"/>
        </w:rPr>
        <w:t>.</w:t>
      </w:r>
      <w:proofErr w:type="gramEnd"/>
    </w:p>
    <w:p w14:paraId="14160C7C" w14:textId="77777777" w:rsidR="0019647F" w:rsidRPr="0019647F" w:rsidRDefault="00FA100E" w:rsidP="009C6FFA">
      <w:pPr>
        <w:spacing w:after="120" w:line="360" w:lineRule="auto"/>
        <w:rPr>
          <w:rFonts w:asciiTheme="majorHAnsi" w:hAnsiTheme="majorHAnsi" w:cstheme="majorBidi"/>
          <w:sz w:val="22"/>
          <w:szCs w:val="22"/>
        </w:rPr>
      </w:pPr>
      <w:r w:rsidRPr="001D331A">
        <w:rPr>
          <w:rFonts w:asciiTheme="majorHAnsi" w:hAnsiTheme="majorHAnsi" w:cstheme="majorBidi"/>
          <w:sz w:val="22"/>
          <w:szCs w:val="22"/>
        </w:rPr>
        <w:t xml:space="preserve">Sahakyan, N., Nicholson, M., and Kritzberg, </w:t>
      </w:r>
      <w:proofErr w:type="spellStart"/>
      <w:r w:rsidRPr="001D331A">
        <w:rPr>
          <w:rFonts w:asciiTheme="majorHAnsi" w:hAnsiTheme="majorHAnsi" w:cstheme="majorBidi"/>
          <w:sz w:val="22"/>
          <w:szCs w:val="22"/>
        </w:rPr>
        <w:t>D.</w:t>
      </w:r>
      <w:hyperlink r:id="rId17" w:history="1">
        <w:r w:rsidRPr="001D331A">
          <w:rPr>
            <w:rStyle w:val="Hyperlink"/>
            <w:rFonts w:asciiTheme="majorHAnsi" w:hAnsiTheme="majorHAnsi" w:cstheme="majorBidi"/>
            <w:sz w:val="22"/>
            <w:szCs w:val="22"/>
          </w:rPr>
          <w:t>“</w:t>
        </w:r>
        <w:proofErr w:type="gramStart"/>
        <w:r w:rsidRPr="001D331A">
          <w:rPr>
            <w:rStyle w:val="Hyperlink"/>
            <w:rFonts w:asciiTheme="majorHAnsi" w:hAnsiTheme="majorHAnsi" w:cstheme="majorBidi"/>
            <w:sz w:val="22"/>
            <w:szCs w:val="22"/>
          </w:rPr>
          <w:t>The</w:t>
        </w:r>
        <w:proofErr w:type="spellEnd"/>
        <w:r w:rsidRPr="001D331A">
          <w:rPr>
            <w:rStyle w:val="Hyperlink"/>
            <w:rFonts w:asciiTheme="majorHAnsi" w:hAnsiTheme="majorHAnsi" w:cstheme="majorBidi"/>
            <w:sz w:val="22"/>
            <w:szCs w:val="22"/>
          </w:rPr>
          <w:t xml:space="preserve"> Triumph of Passion: How strong domestic clubs lead to national soccer success”</w:t>
        </w:r>
      </w:hyperlink>
      <w:r w:rsidRPr="001D331A">
        <w:rPr>
          <w:rFonts w:asciiTheme="majorHAnsi" w:hAnsiTheme="majorHAnsi" w:cstheme="majorBidi"/>
          <w:sz w:val="22"/>
          <w:szCs w:val="22"/>
        </w:rPr>
        <w:t>, 2012.</w:t>
      </w:r>
      <w:proofErr w:type="gramEnd"/>
    </w:p>
    <w:sectPr w:rsidR="0019647F" w:rsidRPr="0019647F" w:rsidSect="003F2B08">
      <w:footerReference w:type="default" r:id="rId18"/>
      <w:pgSz w:w="12240" w:h="15840"/>
      <w:pgMar w:top="1440" w:right="1440" w:bottom="108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F6403A" w14:textId="77777777" w:rsidR="006D1623" w:rsidRDefault="006D1623">
      <w:r>
        <w:separator/>
      </w:r>
    </w:p>
  </w:endnote>
  <w:endnote w:type="continuationSeparator" w:id="0">
    <w:p w14:paraId="35B02581" w14:textId="77777777" w:rsidR="006D1623" w:rsidRDefault="006D1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A15A5A" w14:textId="77777777" w:rsidR="005E78DF" w:rsidRDefault="00D424C2">
    <w:pPr>
      <w:jc w:val="center"/>
    </w:pPr>
    <w:r>
      <w:fldChar w:fldCharType="begin"/>
    </w:r>
    <w:r w:rsidR="005E78DF">
      <w:instrText>PAGE</w:instrText>
    </w:r>
    <w:r>
      <w:fldChar w:fldCharType="separate"/>
    </w:r>
    <w:r w:rsidR="00A87ECB">
      <w:rPr>
        <w:noProof/>
      </w:rPr>
      <w:t>5</w:t>
    </w:r>
    <w:r>
      <w:rPr>
        <w:noProof/>
      </w:rPr>
      <w:fldChar w:fldCharType="end"/>
    </w:r>
  </w:p>
  <w:p w14:paraId="5413F594" w14:textId="77777777" w:rsidR="005E78DF" w:rsidRDefault="005E78DF"/>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3D6371" w14:textId="77777777" w:rsidR="006D1623" w:rsidRDefault="006D1623">
      <w:r>
        <w:separator/>
      </w:r>
    </w:p>
  </w:footnote>
  <w:footnote w:type="continuationSeparator" w:id="0">
    <w:p w14:paraId="6B3C5103" w14:textId="77777777" w:rsidR="006D1623" w:rsidRDefault="006D1623">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EA067C7E"/>
    <w:lvl w:ilvl="0" w:tplc="52DADD6E">
      <w:start w:val="1"/>
      <w:numFmt w:val="decimal"/>
      <w:lvlText w:val="%1."/>
      <w:lvlJc w:val="left"/>
      <w:pPr>
        <w:tabs>
          <w:tab w:val="num" w:pos="0"/>
        </w:tabs>
        <w:ind w:left="720" w:hanging="360"/>
      </w:pPr>
      <w:rPr>
        <w:rFonts w:ascii="Times New Roman" w:eastAsia="Times New Roman" w:hAnsi="Times New Roman" w:cs="Times New Roman"/>
        <w:b/>
        <w:bCs w:val="0"/>
        <w:i w:val="0"/>
        <w:iCs w:val="0"/>
        <w:strike w:val="0"/>
        <w:color w:val="auto"/>
        <w:sz w:val="28"/>
        <w:szCs w:val="20"/>
        <w:u w:val="none"/>
      </w:rPr>
    </w:lvl>
    <w:lvl w:ilvl="1" w:tplc="3E383A42">
      <w:start w:val="1"/>
      <w:numFmt w:val="decimal"/>
      <w:lvlText w:val="%2."/>
      <w:lvlJc w:val="left"/>
      <w:pPr>
        <w:tabs>
          <w:tab w:val="num" w:pos="0"/>
        </w:tabs>
        <w:ind w:left="720" w:firstLine="360"/>
      </w:pPr>
      <w:rPr>
        <w:rFonts w:ascii="Times New Roman" w:eastAsia="Times New Roman" w:hAnsi="Times New Roman" w:cs="Times New Roman"/>
        <w:b w:val="0"/>
        <w:bCs w:val="0"/>
        <w:i w:val="0"/>
        <w:iCs w:val="0"/>
        <w:strike w:val="0"/>
        <w:color w:val="000000"/>
        <w:sz w:val="22"/>
        <w:szCs w:val="20"/>
        <w:u w:val="none"/>
      </w:rPr>
    </w:lvl>
    <w:lvl w:ilvl="2" w:tplc="444EDDE4">
      <w:start w:val="1"/>
      <w:numFmt w:val="decimal"/>
      <w:lvlText w:val="%3."/>
      <w:lvlJc w:val="right"/>
      <w:pPr>
        <w:tabs>
          <w:tab w:val="num" w:pos="0"/>
        </w:tabs>
        <w:ind w:left="1080" w:firstLine="900"/>
      </w:pPr>
      <w:rPr>
        <w:rFonts w:ascii="Times New Roman" w:eastAsia="Times New Roman" w:hAnsi="Times New Roman" w:cs="Times New Roman"/>
        <w:b w:val="0"/>
        <w:bCs w:val="0"/>
        <w:i w:val="0"/>
        <w:iCs w:val="0"/>
        <w:strike w:val="0"/>
        <w:color w:val="000000"/>
        <w:sz w:val="20"/>
        <w:szCs w:val="20"/>
        <w:u w:val="none"/>
      </w:rPr>
    </w:lvl>
    <w:lvl w:ilvl="3" w:tplc="EFA886BC">
      <w:start w:val="1"/>
      <w:numFmt w:val="decimal"/>
      <w:lvlText w:val="%4."/>
      <w:lvlJc w:val="left"/>
      <w:pPr>
        <w:tabs>
          <w:tab w:val="num" w:pos="0"/>
        </w:tabs>
        <w:ind w:left="1080" w:firstLine="1440"/>
      </w:pPr>
      <w:rPr>
        <w:rFonts w:ascii="Times New Roman" w:eastAsia="Times New Roman" w:hAnsi="Times New Roman" w:cs="Times New Roman"/>
        <w:b w:val="0"/>
        <w:bCs w:val="0"/>
        <w:i w:val="0"/>
        <w:iCs w:val="0"/>
        <w:strike w:val="0"/>
        <w:color w:val="000000"/>
        <w:sz w:val="20"/>
        <w:szCs w:val="20"/>
        <w:u w:val="none"/>
      </w:rPr>
    </w:lvl>
    <w:lvl w:ilvl="4" w:tplc="69E2600E">
      <w:start w:val="1"/>
      <w:numFmt w:val="decimal"/>
      <w:lvlText w:val="%5."/>
      <w:lvlJc w:val="left"/>
      <w:pPr>
        <w:tabs>
          <w:tab w:val="num" w:pos="0"/>
        </w:tabs>
        <w:ind w:left="1440" w:firstLine="1800"/>
      </w:pPr>
      <w:rPr>
        <w:rFonts w:ascii="Times New Roman" w:eastAsia="Times New Roman" w:hAnsi="Times New Roman" w:cs="Times New Roman"/>
        <w:b w:val="0"/>
        <w:bCs w:val="0"/>
        <w:i w:val="0"/>
        <w:iCs w:val="0"/>
        <w:strike w:val="0"/>
        <w:color w:val="000000"/>
        <w:sz w:val="20"/>
        <w:szCs w:val="20"/>
        <w:u w:val="none"/>
      </w:rPr>
    </w:lvl>
    <w:lvl w:ilvl="5" w:tplc="6400E43E">
      <w:start w:val="1"/>
      <w:numFmt w:val="decimal"/>
      <w:lvlText w:val="%6."/>
      <w:lvlJc w:val="right"/>
      <w:pPr>
        <w:tabs>
          <w:tab w:val="num" w:pos="0"/>
        </w:tabs>
        <w:ind w:left="1440" w:firstLine="2700"/>
      </w:pPr>
      <w:rPr>
        <w:rFonts w:ascii="Times New Roman" w:eastAsia="Times New Roman" w:hAnsi="Times New Roman" w:cs="Times New Roman"/>
        <w:b w:val="0"/>
        <w:bCs w:val="0"/>
        <w:i w:val="0"/>
        <w:iCs w:val="0"/>
        <w:strike w:val="0"/>
        <w:color w:val="000000"/>
        <w:sz w:val="20"/>
        <w:szCs w:val="20"/>
        <w:u w:val="none"/>
      </w:rPr>
    </w:lvl>
    <w:lvl w:ilvl="6" w:tplc="A986FFDE">
      <w:start w:val="1"/>
      <w:numFmt w:val="decimal"/>
      <w:lvlText w:val="%7."/>
      <w:lvlJc w:val="left"/>
      <w:pPr>
        <w:tabs>
          <w:tab w:val="num" w:pos="0"/>
        </w:tabs>
        <w:ind w:left="1800" w:firstLine="2880"/>
      </w:pPr>
      <w:rPr>
        <w:rFonts w:ascii="Times New Roman" w:eastAsia="Times New Roman" w:hAnsi="Times New Roman" w:cs="Times New Roman"/>
        <w:b w:val="0"/>
        <w:bCs w:val="0"/>
        <w:i w:val="0"/>
        <w:iCs w:val="0"/>
        <w:strike w:val="0"/>
        <w:color w:val="000000"/>
        <w:sz w:val="20"/>
        <w:szCs w:val="20"/>
        <w:u w:val="none"/>
      </w:rPr>
    </w:lvl>
    <w:lvl w:ilvl="7" w:tplc="8AB6100A">
      <w:start w:val="1"/>
      <w:numFmt w:val="decimal"/>
      <w:lvlText w:val="%8."/>
      <w:lvlJc w:val="left"/>
      <w:pPr>
        <w:tabs>
          <w:tab w:val="num" w:pos="0"/>
        </w:tabs>
        <w:ind w:left="1800" w:firstLine="3600"/>
      </w:pPr>
      <w:rPr>
        <w:rFonts w:ascii="Times New Roman" w:eastAsia="Times New Roman" w:hAnsi="Times New Roman" w:cs="Times New Roman"/>
        <w:b w:val="0"/>
        <w:bCs w:val="0"/>
        <w:i w:val="0"/>
        <w:iCs w:val="0"/>
        <w:strike w:val="0"/>
        <w:color w:val="000000"/>
        <w:sz w:val="20"/>
        <w:szCs w:val="20"/>
        <w:u w:val="none"/>
      </w:rPr>
    </w:lvl>
    <w:lvl w:ilvl="8" w:tplc="BD10ABE4">
      <w:start w:val="1"/>
      <w:numFmt w:val="decimal"/>
      <w:lvlText w:val="%9."/>
      <w:lvlJc w:val="right"/>
      <w:pPr>
        <w:tabs>
          <w:tab w:val="num" w:pos="0"/>
        </w:tabs>
        <w:ind w:left="1800" w:firstLine="4500"/>
      </w:pPr>
      <w:rPr>
        <w:rFonts w:ascii="Times New Roman" w:eastAsia="Times New Roman" w:hAnsi="Times New Roman" w:cs="Times New Roman"/>
        <w:b w:val="0"/>
        <w:bCs w:val="0"/>
        <w:i w:val="0"/>
        <w:iCs w:val="0"/>
        <w:strike w:val="0"/>
        <w:color w:val="000000"/>
        <w:sz w:val="20"/>
        <w:szCs w:val="20"/>
        <w:u w:val="none"/>
      </w:rPr>
    </w:lvl>
  </w:abstractNum>
  <w:abstractNum w:abstractNumId="1">
    <w:nsid w:val="00000002"/>
    <w:multiLevelType w:val="hybridMultilevel"/>
    <w:tmpl w:val="00000002"/>
    <w:lvl w:ilvl="0" w:tplc="7DBE8872">
      <w:start w:val="1"/>
      <w:numFmt w:val="decimal"/>
      <w:lvlText w:val="%1."/>
      <w:lvlJc w:val="left"/>
      <w:pPr>
        <w:tabs>
          <w:tab w:val="num" w:pos="0"/>
        </w:tabs>
        <w:ind w:left="720" w:hanging="360"/>
      </w:pPr>
      <w:rPr>
        <w:rFonts w:ascii="Times New Roman" w:eastAsia="Times New Roman" w:hAnsi="Times New Roman" w:cs="Times New Roman"/>
        <w:b w:val="0"/>
        <w:bCs w:val="0"/>
        <w:i w:val="0"/>
        <w:iCs w:val="0"/>
        <w:strike w:val="0"/>
        <w:color w:val="000000"/>
        <w:sz w:val="20"/>
        <w:szCs w:val="20"/>
        <w:u w:val="none"/>
      </w:rPr>
    </w:lvl>
    <w:lvl w:ilvl="1" w:tplc="0E622698">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E5E4127E">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AA5C39DC">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0774693E">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C9D4606C">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79D0B3B8">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3086065A">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ECF88876">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2">
    <w:nsid w:val="00000003"/>
    <w:multiLevelType w:val="hybridMultilevel"/>
    <w:tmpl w:val="00000003"/>
    <w:lvl w:ilvl="0" w:tplc="8404FCBE">
      <w:start w:val="1"/>
      <w:numFmt w:val="decimal"/>
      <w:lvlText w:val="%1."/>
      <w:lvlJc w:val="left"/>
      <w:pPr>
        <w:tabs>
          <w:tab w:val="num" w:pos="0"/>
        </w:tabs>
        <w:ind w:left="450" w:hanging="90"/>
      </w:pPr>
      <w:rPr>
        <w:rFonts w:ascii="Times New Roman" w:eastAsia="Times New Roman" w:hAnsi="Times New Roman" w:cs="Times New Roman"/>
        <w:b w:val="0"/>
        <w:bCs w:val="0"/>
        <w:i w:val="0"/>
        <w:iCs w:val="0"/>
        <w:strike w:val="0"/>
        <w:color w:val="000000"/>
        <w:sz w:val="20"/>
        <w:szCs w:val="20"/>
        <w:u w:val="none"/>
      </w:rPr>
    </w:lvl>
    <w:lvl w:ilvl="1" w:tplc="9DB4A0C8">
      <w:start w:val="1"/>
      <w:numFmt w:val="decimal"/>
      <w:lvlText w:val="%2."/>
      <w:lvlJc w:val="left"/>
      <w:pPr>
        <w:tabs>
          <w:tab w:val="num" w:pos="0"/>
        </w:tabs>
        <w:ind w:left="1080" w:firstLine="0"/>
      </w:pPr>
      <w:rPr>
        <w:rFonts w:ascii="Times New Roman" w:eastAsia="Times New Roman" w:hAnsi="Times New Roman" w:cs="Times New Roman"/>
        <w:b w:val="0"/>
        <w:bCs w:val="0"/>
        <w:i w:val="0"/>
        <w:iCs w:val="0"/>
        <w:strike w:val="0"/>
        <w:color w:val="000000"/>
        <w:sz w:val="20"/>
        <w:szCs w:val="20"/>
        <w:u w:val="none"/>
      </w:rPr>
    </w:lvl>
    <w:lvl w:ilvl="2" w:tplc="C4581920">
      <w:start w:val="1"/>
      <w:numFmt w:val="decimal"/>
      <w:lvlText w:val="%3."/>
      <w:lvlJc w:val="right"/>
      <w:pPr>
        <w:tabs>
          <w:tab w:val="num" w:pos="0"/>
        </w:tabs>
        <w:ind w:left="1440" w:firstLine="540"/>
      </w:pPr>
      <w:rPr>
        <w:rFonts w:ascii="Times New Roman" w:eastAsia="Times New Roman" w:hAnsi="Times New Roman" w:cs="Times New Roman"/>
        <w:b w:val="0"/>
        <w:bCs w:val="0"/>
        <w:i w:val="0"/>
        <w:iCs w:val="0"/>
        <w:strike w:val="0"/>
        <w:color w:val="000000"/>
        <w:sz w:val="20"/>
        <w:szCs w:val="20"/>
        <w:u w:val="none"/>
      </w:rPr>
    </w:lvl>
    <w:lvl w:ilvl="3" w:tplc="37449CCC">
      <w:start w:val="1"/>
      <w:numFmt w:val="decimal"/>
      <w:lvlText w:val="%4."/>
      <w:lvlJc w:val="left"/>
      <w:pPr>
        <w:tabs>
          <w:tab w:val="num" w:pos="0"/>
        </w:tabs>
        <w:ind w:left="2160" w:firstLine="360"/>
      </w:pPr>
      <w:rPr>
        <w:rFonts w:ascii="Times New Roman" w:eastAsia="Times New Roman" w:hAnsi="Times New Roman" w:cs="Times New Roman"/>
        <w:b w:val="0"/>
        <w:bCs w:val="0"/>
        <w:i w:val="0"/>
        <w:iCs w:val="0"/>
        <w:strike w:val="0"/>
        <w:color w:val="000000"/>
        <w:sz w:val="20"/>
        <w:szCs w:val="20"/>
        <w:u w:val="none"/>
      </w:rPr>
    </w:lvl>
    <w:lvl w:ilvl="4" w:tplc="B880B644">
      <w:start w:val="1"/>
      <w:numFmt w:val="decimal"/>
      <w:lvlText w:val="%5."/>
      <w:lvlJc w:val="left"/>
      <w:pPr>
        <w:tabs>
          <w:tab w:val="num" w:pos="0"/>
        </w:tabs>
        <w:ind w:left="2520" w:firstLine="720"/>
      </w:pPr>
      <w:rPr>
        <w:rFonts w:ascii="Times New Roman" w:eastAsia="Times New Roman" w:hAnsi="Times New Roman" w:cs="Times New Roman"/>
        <w:b w:val="0"/>
        <w:bCs w:val="0"/>
        <w:i w:val="0"/>
        <w:iCs w:val="0"/>
        <w:strike w:val="0"/>
        <w:color w:val="000000"/>
        <w:sz w:val="20"/>
        <w:szCs w:val="20"/>
        <w:u w:val="none"/>
      </w:rPr>
    </w:lvl>
    <w:lvl w:ilvl="5" w:tplc="D7568748">
      <w:start w:val="1"/>
      <w:numFmt w:val="decimal"/>
      <w:lvlText w:val="%6."/>
      <w:lvlJc w:val="right"/>
      <w:pPr>
        <w:tabs>
          <w:tab w:val="num" w:pos="0"/>
        </w:tabs>
        <w:ind w:left="3240" w:firstLine="900"/>
      </w:pPr>
      <w:rPr>
        <w:rFonts w:ascii="Times New Roman" w:eastAsia="Times New Roman" w:hAnsi="Times New Roman" w:cs="Times New Roman"/>
        <w:b w:val="0"/>
        <w:bCs w:val="0"/>
        <w:i w:val="0"/>
        <w:iCs w:val="0"/>
        <w:strike w:val="0"/>
        <w:color w:val="000000"/>
        <w:sz w:val="20"/>
        <w:szCs w:val="20"/>
        <w:u w:val="none"/>
      </w:rPr>
    </w:lvl>
    <w:lvl w:ilvl="6" w:tplc="67E4347E">
      <w:start w:val="1"/>
      <w:numFmt w:val="decimal"/>
      <w:lvlText w:val="%7."/>
      <w:lvlJc w:val="left"/>
      <w:pPr>
        <w:tabs>
          <w:tab w:val="num" w:pos="0"/>
        </w:tabs>
        <w:ind w:left="3600" w:firstLine="1080"/>
      </w:pPr>
      <w:rPr>
        <w:rFonts w:ascii="Times New Roman" w:eastAsia="Times New Roman" w:hAnsi="Times New Roman" w:cs="Times New Roman"/>
        <w:b w:val="0"/>
        <w:bCs w:val="0"/>
        <w:i w:val="0"/>
        <w:iCs w:val="0"/>
        <w:strike w:val="0"/>
        <w:color w:val="000000"/>
        <w:sz w:val="20"/>
        <w:szCs w:val="20"/>
        <w:u w:val="none"/>
      </w:rPr>
    </w:lvl>
    <w:lvl w:ilvl="7" w:tplc="2C868D84">
      <w:start w:val="1"/>
      <w:numFmt w:val="decimal"/>
      <w:lvlText w:val="%8."/>
      <w:lvlJc w:val="left"/>
      <w:pPr>
        <w:tabs>
          <w:tab w:val="num" w:pos="0"/>
        </w:tabs>
        <w:ind w:left="3960" w:firstLine="1440"/>
      </w:pPr>
      <w:rPr>
        <w:rFonts w:ascii="Times New Roman" w:eastAsia="Times New Roman" w:hAnsi="Times New Roman" w:cs="Times New Roman"/>
        <w:b w:val="0"/>
        <w:bCs w:val="0"/>
        <w:i w:val="0"/>
        <w:iCs w:val="0"/>
        <w:strike w:val="0"/>
        <w:color w:val="000000"/>
        <w:sz w:val="20"/>
        <w:szCs w:val="20"/>
        <w:u w:val="none"/>
      </w:rPr>
    </w:lvl>
    <w:lvl w:ilvl="8" w:tplc="AA0863C2">
      <w:start w:val="1"/>
      <w:numFmt w:val="decimal"/>
      <w:lvlText w:val="%9."/>
      <w:lvlJc w:val="right"/>
      <w:pPr>
        <w:tabs>
          <w:tab w:val="num" w:pos="0"/>
        </w:tabs>
        <w:ind w:left="4680" w:firstLine="1620"/>
      </w:pPr>
      <w:rPr>
        <w:rFonts w:ascii="Times New Roman" w:eastAsia="Times New Roman" w:hAnsi="Times New Roman" w:cs="Times New Roman"/>
        <w:b w:val="0"/>
        <w:bCs w:val="0"/>
        <w:i w:val="0"/>
        <w:iCs w:val="0"/>
        <w:strike w:val="0"/>
        <w:color w:val="000000"/>
        <w:sz w:val="20"/>
        <w:szCs w:val="20"/>
        <w:u w:val="none"/>
      </w:rPr>
    </w:lvl>
  </w:abstractNum>
  <w:abstractNum w:abstractNumId="3">
    <w:nsid w:val="0BE4643D"/>
    <w:multiLevelType w:val="multilevel"/>
    <w:tmpl w:val="0F0EDE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nsid w:val="0C6A74D2"/>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6626E0"/>
    <w:multiLevelType w:val="hybridMultilevel"/>
    <w:tmpl w:val="48124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1A51316"/>
    <w:multiLevelType w:val="hybridMultilevel"/>
    <w:tmpl w:val="EFD20262"/>
    <w:lvl w:ilvl="0" w:tplc="5F965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28773FD"/>
    <w:multiLevelType w:val="multilevel"/>
    <w:tmpl w:val="CDC80622"/>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i w:val="0"/>
        <w:color w:val="auto"/>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8">
    <w:nsid w:val="16852226"/>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402C80"/>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1B293802"/>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FB116A"/>
    <w:multiLevelType w:val="multilevel"/>
    <w:tmpl w:val="82906F90"/>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nsid w:val="1F99787D"/>
    <w:multiLevelType w:val="hybridMultilevel"/>
    <w:tmpl w:val="896EBD08"/>
    <w:lvl w:ilvl="0" w:tplc="A11E6A4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344879"/>
    <w:multiLevelType w:val="hybridMultilevel"/>
    <w:tmpl w:val="54F22236"/>
    <w:lvl w:ilvl="0" w:tplc="23A27E78">
      <w:start w:val="1"/>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17E6F1F"/>
    <w:multiLevelType w:val="hybridMultilevel"/>
    <w:tmpl w:val="05FE3008"/>
    <w:lvl w:ilvl="0" w:tplc="E766D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4331B3"/>
    <w:multiLevelType w:val="hybridMultilevel"/>
    <w:tmpl w:val="87369630"/>
    <w:lvl w:ilvl="0" w:tplc="BC7467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B1503C"/>
    <w:multiLevelType w:val="hybridMultilevel"/>
    <w:tmpl w:val="A9860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9151FD9"/>
    <w:multiLevelType w:val="hybridMultilevel"/>
    <w:tmpl w:val="FE0230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Arial"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Arial"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Arial"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420E4BF6"/>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CD32F6"/>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45CC59B9"/>
    <w:multiLevelType w:val="hybridMultilevel"/>
    <w:tmpl w:val="7146E3AC"/>
    <w:lvl w:ilvl="0" w:tplc="8314FE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6056D9C"/>
    <w:multiLevelType w:val="hybridMultilevel"/>
    <w:tmpl w:val="06564C8A"/>
    <w:lvl w:ilvl="0" w:tplc="38A4590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63D4A31"/>
    <w:multiLevelType w:val="hybridMultilevel"/>
    <w:tmpl w:val="F0523A94"/>
    <w:lvl w:ilvl="0" w:tplc="8E2815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82318BB"/>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8B3328A"/>
    <w:multiLevelType w:val="hybridMultilevel"/>
    <w:tmpl w:val="18BAD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5623571A"/>
    <w:multiLevelType w:val="hybridMultilevel"/>
    <w:tmpl w:val="9A563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6426983"/>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6A65962"/>
    <w:multiLevelType w:val="hybridMultilevel"/>
    <w:tmpl w:val="4606B74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Arial"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Arial"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Arial" w:hint="default"/>
      </w:rPr>
    </w:lvl>
    <w:lvl w:ilvl="8" w:tplc="04090005" w:tentative="1">
      <w:start w:val="1"/>
      <w:numFmt w:val="bullet"/>
      <w:lvlText w:val=""/>
      <w:lvlJc w:val="left"/>
      <w:pPr>
        <w:ind w:left="7020" w:hanging="360"/>
      </w:pPr>
      <w:rPr>
        <w:rFonts w:ascii="Wingdings" w:hAnsi="Wingdings" w:hint="default"/>
      </w:rPr>
    </w:lvl>
  </w:abstractNum>
  <w:abstractNum w:abstractNumId="28">
    <w:nsid w:val="5E5F3264"/>
    <w:multiLevelType w:val="multilevel"/>
    <w:tmpl w:val="0F0EDE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nsid w:val="60667882"/>
    <w:multiLevelType w:val="hybridMultilevel"/>
    <w:tmpl w:val="AE1CF8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0D56881"/>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nsid w:val="745954F4"/>
    <w:multiLevelType w:val="hybridMultilevel"/>
    <w:tmpl w:val="8A1A6708"/>
    <w:lvl w:ilvl="0" w:tplc="2864EEE4">
      <w:start w:val="2"/>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7B003F"/>
    <w:multiLevelType w:val="hybridMultilevel"/>
    <w:tmpl w:val="8E527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21"/>
  </w:num>
  <w:num w:numId="5">
    <w:abstractNumId w:val="7"/>
  </w:num>
  <w:num w:numId="6">
    <w:abstractNumId w:val="13"/>
  </w:num>
  <w:num w:numId="7">
    <w:abstractNumId w:val="25"/>
  </w:num>
  <w:num w:numId="8">
    <w:abstractNumId w:val="31"/>
  </w:num>
  <w:num w:numId="9">
    <w:abstractNumId w:val="5"/>
  </w:num>
  <w:num w:numId="10">
    <w:abstractNumId w:val="22"/>
  </w:num>
  <w:num w:numId="11">
    <w:abstractNumId w:val="19"/>
  </w:num>
  <w:num w:numId="12">
    <w:abstractNumId w:val="12"/>
  </w:num>
  <w:num w:numId="13">
    <w:abstractNumId w:val="32"/>
  </w:num>
  <w:num w:numId="14">
    <w:abstractNumId w:val="16"/>
  </w:num>
  <w:num w:numId="15">
    <w:abstractNumId w:val="6"/>
  </w:num>
  <w:num w:numId="16">
    <w:abstractNumId w:val="8"/>
  </w:num>
  <w:num w:numId="17">
    <w:abstractNumId w:val="10"/>
  </w:num>
  <w:num w:numId="18">
    <w:abstractNumId w:val="23"/>
  </w:num>
  <w:num w:numId="19">
    <w:abstractNumId w:val="4"/>
  </w:num>
  <w:num w:numId="20">
    <w:abstractNumId w:val="26"/>
  </w:num>
  <w:num w:numId="21">
    <w:abstractNumId w:val="18"/>
  </w:num>
  <w:num w:numId="22">
    <w:abstractNumId w:val="24"/>
  </w:num>
  <w:num w:numId="23">
    <w:abstractNumId w:val="29"/>
  </w:num>
  <w:num w:numId="24">
    <w:abstractNumId w:val="17"/>
  </w:num>
  <w:num w:numId="25">
    <w:abstractNumId w:val="30"/>
  </w:num>
  <w:num w:numId="26">
    <w:abstractNumId w:val="27"/>
  </w:num>
  <w:num w:numId="27">
    <w:abstractNumId w:val="3"/>
  </w:num>
  <w:num w:numId="28">
    <w:abstractNumId w:val="14"/>
  </w:num>
  <w:num w:numId="29">
    <w:abstractNumId w:val="15"/>
  </w:num>
  <w:num w:numId="30">
    <w:abstractNumId w:val="11"/>
  </w:num>
  <w:num w:numId="31">
    <w:abstractNumId w:val="28"/>
  </w:num>
  <w:num w:numId="32">
    <w:abstractNumId w:val="9"/>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NotTrackMoves/>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
  <w:rsids>
    <w:rsidRoot w:val="00A77B3E"/>
    <w:rsid w:val="0000488D"/>
    <w:rsid w:val="00004B16"/>
    <w:rsid w:val="00006EAF"/>
    <w:rsid w:val="000127F3"/>
    <w:rsid w:val="00013EE9"/>
    <w:rsid w:val="00027B85"/>
    <w:rsid w:val="00034291"/>
    <w:rsid w:val="00041453"/>
    <w:rsid w:val="00050271"/>
    <w:rsid w:val="000548FD"/>
    <w:rsid w:val="0005573B"/>
    <w:rsid w:val="00061343"/>
    <w:rsid w:val="00062DFF"/>
    <w:rsid w:val="000909CE"/>
    <w:rsid w:val="00091A83"/>
    <w:rsid w:val="0009263C"/>
    <w:rsid w:val="000F1132"/>
    <w:rsid w:val="000F1C99"/>
    <w:rsid w:val="000F36E6"/>
    <w:rsid w:val="00111062"/>
    <w:rsid w:val="001156C0"/>
    <w:rsid w:val="00117441"/>
    <w:rsid w:val="00125F88"/>
    <w:rsid w:val="00132EBA"/>
    <w:rsid w:val="0013338F"/>
    <w:rsid w:val="001337A0"/>
    <w:rsid w:val="00137E5C"/>
    <w:rsid w:val="001570E1"/>
    <w:rsid w:val="00162C66"/>
    <w:rsid w:val="0019647F"/>
    <w:rsid w:val="001A42D3"/>
    <w:rsid w:val="001B09F8"/>
    <w:rsid w:val="001B0E38"/>
    <w:rsid w:val="001C7665"/>
    <w:rsid w:val="001C7A89"/>
    <w:rsid w:val="001D077E"/>
    <w:rsid w:val="001D331A"/>
    <w:rsid w:val="001D4DC4"/>
    <w:rsid w:val="002006E6"/>
    <w:rsid w:val="00210374"/>
    <w:rsid w:val="00223D2A"/>
    <w:rsid w:val="002323A2"/>
    <w:rsid w:val="00232CA9"/>
    <w:rsid w:val="0023614B"/>
    <w:rsid w:val="00257BAE"/>
    <w:rsid w:val="00263B30"/>
    <w:rsid w:val="00266677"/>
    <w:rsid w:val="002721D9"/>
    <w:rsid w:val="00282EE9"/>
    <w:rsid w:val="002A1A18"/>
    <w:rsid w:val="002A1DFB"/>
    <w:rsid w:val="002A2AED"/>
    <w:rsid w:val="002B2F2A"/>
    <w:rsid w:val="002C0E5E"/>
    <w:rsid w:val="002C6B20"/>
    <w:rsid w:val="002D7EEA"/>
    <w:rsid w:val="002E3C51"/>
    <w:rsid w:val="002F4D83"/>
    <w:rsid w:val="002F5A2E"/>
    <w:rsid w:val="003021EF"/>
    <w:rsid w:val="00303A84"/>
    <w:rsid w:val="00314918"/>
    <w:rsid w:val="00321E10"/>
    <w:rsid w:val="00336A7B"/>
    <w:rsid w:val="0034027F"/>
    <w:rsid w:val="003524A6"/>
    <w:rsid w:val="003540BE"/>
    <w:rsid w:val="003544BA"/>
    <w:rsid w:val="00364006"/>
    <w:rsid w:val="003702FC"/>
    <w:rsid w:val="00370E65"/>
    <w:rsid w:val="00372EAB"/>
    <w:rsid w:val="003B2C64"/>
    <w:rsid w:val="003B2EB6"/>
    <w:rsid w:val="003B5910"/>
    <w:rsid w:val="003D0BEA"/>
    <w:rsid w:val="003D4B37"/>
    <w:rsid w:val="003D4F03"/>
    <w:rsid w:val="003E45AB"/>
    <w:rsid w:val="003E529C"/>
    <w:rsid w:val="003F2B08"/>
    <w:rsid w:val="00421AED"/>
    <w:rsid w:val="0044336B"/>
    <w:rsid w:val="00451C4E"/>
    <w:rsid w:val="004624CD"/>
    <w:rsid w:val="00474529"/>
    <w:rsid w:val="00483E3D"/>
    <w:rsid w:val="00484262"/>
    <w:rsid w:val="00496116"/>
    <w:rsid w:val="004A1911"/>
    <w:rsid w:val="004A437D"/>
    <w:rsid w:val="004A604E"/>
    <w:rsid w:val="004A624D"/>
    <w:rsid w:val="004C4839"/>
    <w:rsid w:val="004D7625"/>
    <w:rsid w:val="004E2A73"/>
    <w:rsid w:val="004E62DF"/>
    <w:rsid w:val="004E7541"/>
    <w:rsid w:val="00500B32"/>
    <w:rsid w:val="0051381F"/>
    <w:rsid w:val="00521823"/>
    <w:rsid w:val="00524E0E"/>
    <w:rsid w:val="00531D4D"/>
    <w:rsid w:val="00551854"/>
    <w:rsid w:val="00553BD6"/>
    <w:rsid w:val="00584D5A"/>
    <w:rsid w:val="0059372A"/>
    <w:rsid w:val="005C523E"/>
    <w:rsid w:val="005C5FE0"/>
    <w:rsid w:val="005C6FAE"/>
    <w:rsid w:val="005D57E4"/>
    <w:rsid w:val="005D5DF6"/>
    <w:rsid w:val="005D6704"/>
    <w:rsid w:val="005E58DA"/>
    <w:rsid w:val="005E6122"/>
    <w:rsid w:val="005E78DF"/>
    <w:rsid w:val="005F18E3"/>
    <w:rsid w:val="005F4827"/>
    <w:rsid w:val="00601378"/>
    <w:rsid w:val="0061251B"/>
    <w:rsid w:val="00615B53"/>
    <w:rsid w:val="00620CDB"/>
    <w:rsid w:val="00622B5C"/>
    <w:rsid w:val="00627671"/>
    <w:rsid w:val="0063420D"/>
    <w:rsid w:val="006351DB"/>
    <w:rsid w:val="00644C2A"/>
    <w:rsid w:val="00644FA3"/>
    <w:rsid w:val="00646DED"/>
    <w:rsid w:val="0066772C"/>
    <w:rsid w:val="006713C6"/>
    <w:rsid w:val="006752E7"/>
    <w:rsid w:val="00675C5E"/>
    <w:rsid w:val="00684BD3"/>
    <w:rsid w:val="00686C1C"/>
    <w:rsid w:val="0069204E"/>
    <w:rsid w:val="006A1D8F"/>
    <w:rsid w:val="006B2D4C"/>
    <w:rsid w:val="006B2D63"/>
    <w:rsid w:val="006B43C6"/>
    <w:rsid w:val="006B44DB"/>
    <w:rsid w:val="006B6813"/>
    <w:rsid w:val="006C20CF"/>
    <w:rsid w:val="006C2BE0"/>
    <w:rsid w:val="006D1623"/>
    <w:rsid w:val="006D3C06"/>
    <w:rsid w:val="006D6DAE"/>
    <w:rsid w:val="0070591F"/>
    <w:rsid w:val="00706AB6"/>
    <w:rsid w:val="007126F2"/>
    <w:rsid w:val="007156EA"/>
    <w:rsid w:val="007322F2"/>
    <w:rsid w:val="007367A0"/>
    <w:rsid w:val="0074129D"/>
    <w:rsid w:val="00746D9B"/>
    <w:rsid w:val="0075325B"/>
    <w:rsid w:val="0075453A"/>
    <w:rsid w:val="00756D5B"/>
    <w:rsid w:val="007650ED"/>
    <w:rsid w:val="00771EEA"/>
    <w:rsid w:val="00777BDC"/>
    <w:rsid w:val="00782C8C"/>
    <w:rsid w:val="007834C9"/>
    <w:rsid w:val="0078743C"/>
    <w:rsid w:val="00796FA4"/>
    <w:rsid w:val="007B0AF9"/>
    <w:rsid w:val="007B6D8B"/>
    <w:rsid w:val="007C20D2"/>
    <w:rsid w:val="007E4972"/>
    <w:rsid w:val="007E5D35"/>
    <w:rsid w:val="007E76C7"/>
    <w:rsid w:val="007F0402"/>
    <w:rsid w:val="007F147A"/>
    <w:rsid w:val="0080385C"/>
    <w:rsid w:val="00834989"/>
    <w:rsid w:val="00836A5C"/>
    <w:rsid w:val="0084009B"/>
    <w:rsid w:val="008422B7"/>
    <w:rsid w:val="00843A90"/>
    <w:rsid w:val="00854CD6"/>
    <w:rsid w:val="0088141E"/>
    <w:rsid w:val="00882C23"/>
    <w:rsid w:val="00883AFF"/>
    <w:rsid w:val="008A49BD"/>
    <w:rsid w:val="008B03BE"/>
    <w:rsid w:val="008B242D"/>
    <w:rsid w:val="008B3063"/>
    <w:rsid w:val="008C3671"/>
    <w:rsid w:val="008D3763"/>
    <w:rsid w:val="008E3E6E"/>
    <w:rsid w:val="009005EE"/>
    <w:rsid w:val="009010BE"/>
    <w:rsid w:val="009232D8"/>
    <w:rsid w:val="00930AD6"/>
    <w:rsid w:val="00942A13"/>
    <w:rsid w:val="00955811"/>
    <w:rsid w:val="00956ADF"/>
    <w:rsid w:val="009736FC"/>
    <w:rsid w:val="0097448C"/>
    <w:rsid w:val="00993437"/>
    <w:rsid w:val="009A1936"/>
    <w:rsid w:val="009B4D35"/>
    <w:rsid w:val="009C684D"/>
    <w:rsid w:val="009C6FFA"/>
    <w:rsid w:val="009D234D"/>
    <w:rsid w:val="009D3D42"/>
    <w:rsid w:val="009D7946"/>
    <w:rsid w:val="009F0DE5"/>
    <w:rsid w:val="009F3C4B"/>
    <w:rsid w:val="00A0213C"/>
    <w:rsid w:val="00A174B8"/>
    <w:rsid w:val="00A20CBF"/>
    <w:rsid w:val="00A259B1"/>
    <w:rsid w:val="00A318BC"/>
    <w:rsid w:val="00A32F3F"/>
    <w:rsid w:val="00A36B3C"/>
    <w:rsid w:val="00A40C62"/>
    <w:rsid w:val="00A47764"/>
    <w:rsid w:val="00A54F08"/>
    <w:rsid w:val="00A570E3"/>
    <w:rsid w:val="00A57B7F"/>
    <w:rsid w:val="00A7326F"/>
    <w:rsid w:val="00A77B3E"/>
    <w:rsid w:val="00A86722"/>
    <w:rsid w:val="00A87ECB"/>
    <w:rsid w:val="00A963B4"/>
    <w:rsid w:val="00AB4029"/>
    <w:rsid w:val="00AD25D9"/>
    <w:rsid w:val="00AE3BBA"/>
    <w:rsid w:val="00AE61F6"/>
    <w:rsid w:val="00AE6D1F"/>
    <w:rsid w:val="00AF11CC"/>
    <w:rsid w:val="00AF2A40"/>
    <w:rsid w:val="00B0165A"/>
    <w:rsid w:val="00B05FEA"/>
    <w:rsid w:val="00B12420"/>
    <w:rsid w:val="00B128C7"/>
    <w:rsid w:val="00B175AF"/>
    <w:rsid w:val="00B204B2"/>
    <w:rsid w:val="00B32FE0"/>
    <w:rsid w:val="00B47046"/>
    <w:rsid w:val="00B52F15"/>
    <w:rsid w:val="00B62884"/>
    <w:rsid w:val="00B66BC8"/>
    <w:rsid w:val="00B70D37"/>
    <w:rsid w:val="00B91569"/>
    <w:rsid w:val="00B929D4"/>
    <w:rsid w:val="00B95F1F"/>
    <w:rsid w:val="00BA3B37"/>
    <w:rsid w:val="00BB1675"/>
    <w:rsid w:val="00BB3FB1"/>
    <w:rsid w:val="00BB7B02"/>
    <w:rsid w:val="00BC6917"/>
    <w:rsid w:val="00BD1A5A"/>
    <w:rsid w:val="00BD4CAE"/>
    <w:rsid w:val="00BD60A8"/>
    <w:rsid w:val="00BD659C"/>
    <w:rsid w:val="00BE1143"/>
    <w:rsid w:val="00BE7950"/>
    <w:rsid w:val="00BF2946"/>
    <w:rsid w:val="00BF347A"/>
    <w:rsid w:val="00C04632"/>
    <w:rsid w:val="00C11BF2"/>
    <w:rsid w:val="00C11EEB"/>
    <w:rsid w:val="00C1743F"/>
    <w:rsid w:val="00C25D2A"/>
    <w:rsid w:val="00C25FB5"/>
    <w:rsid w:val="00C32B38"/>
    <w:rsid w:val="00C545AC"/>
    <w:rsid w:val="00C611EA"/>
    <w:rsid w:val="00C64070"/>
    <w:rsid w:val="00C766B4"/>
    <w:rsid w:val="00C7749C"/>
    <w:rsid w:val="00C93FF6"/>
    <w:rsid w:val="00CC2AD5"/>
    <w:rsid w:val="00CC7122"/>
    <w:rsid w:val="00CD64E8"/>
    <w:rsid w:val="00CE595A"/>
    <w:rsid w:val="00CF7E26"/>
    <w:rsid w:val="00D12A0B"/>
    <w:rsid w:val="00D13B9C"/>
    <w:rsid w:val="00D30AD7"/>
    <w:rsid w:val="00D318CE"/>
    <w:rsid w:val="00D33061"/>
    <w:rsid w:val="00D334A5"/>
    <w:rsid w:val="00D35308"/>
    <w:rsid w:val="00D424C2"/>
    <w:rsid w:val="00D44100"/>
    <w:rsid w:val="00D52144"/>
    <w:rsid w:val="00D6696F"/>
    <w:rsid w:val="00D7342D"/>
    <w:rsid w:val="00D82241"/>
    <w:rsid w:val="00D83075"/>
    <w:rsid w:val="00D9257B"/>
    <w:rsid w:val="00D94291"/>
    <w:rsid w:val="00D9517D"/>
    <w:rsid w:val="00DA0B6E"/>
    <w:rsid w:val="00DA3C48"/>
    <w:rsid w:val="00DB3236"/>
    <w:rsid w:val="00DC23C3"/>
    <w:rsid w:val="00DC5E8E"/>
    <w:rsid w:val="00DD2839"/>
    <w:rsid w:val="00DE335C"/>
    <w:rsid w:val="00DE3FA6"/>
    <w:rsid w:val="00DF72C6"/>
    <w:rsid w:val="00E054C6"/>
    <w:rsid w:val="00E07A37"/>
    <w:rsid w:val="00E205B7"/>
    <w:rsid w:val="00E25720"/>
    <w:rsid w:val="00E35538"/>
    <w:rsid w:val="00E40283"/>
    <w:rsid w:val="00E445F5"/>
    <w:rsid w:val="00E63FF9"/>
    <w:rsid w:val="00E64680"/>
    <w:rsid w:val="00E6777A"/>
    <w:rsid w:val="00E7212E"/>
    <w:rsid w:val="00E72BDF"/>
    <w:rsid w:val="00E76533"/>
    <w:rsid w:val="00E94566"/>
    <w:rsid w:val="00E94F35"/>
    <w:rsid w:val="00EA1A96"/>
    <w:rsid w:val="00EA5D8C"/>
    <w:rsid w:val="00EA719B"/>
    <w:rsid w:val="00EB2A2E"/>
    <w:rsid w:val="00ED2465"/>
    <w:rsid w:val="00F216A7"/>
    <w:rsid w:val="00F34381"/>
    <w:rsid w:val="00F37E30"/>
    <w:rsid w:val="00F4189C"/>
    <w:rsid w:val="00F67D4B"/>
    <w:rsid w:val="00F739AF"/>
    <w:rsid w:val="00F76E7A"/>
    <w:rsid w:val="00F85435"/>
    <w:rsid w:val="00FA100E"/>
    <w:rsid w:val="00FA3E54"/>
    <w:rsid w:val="00FB3D2D"/>
    <w:rsid w:val="00FC487E"/>
    <w:rsid w:val="00FF55A6"/>
    <w:rsid w:val="00FF6A0F"/>
  </w:rsids>
  <m:mathPr>
    <m:mathFont m:val="Cambria Math"/>
    <m:brkBin m:val="before"/>
    <m:brkBinSub m:val="--"/>
    <m:smallFrac/>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4C98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06AB6"/>
    <w:rPr>
      <w:color w:val="000000"/>
    </w:rPr>
  </w:style>
  <w:style w:type="paragraph" w:styleId="Heading1">
    <w:name w:val="heading 1"/>
    <w:basedOn w:val="Normal"/>
    <w:next w:val="Normal"/>
    <w:link w:val="Heading1Char"/>
    <w:uiPriority w:val="9"/>
    <w:qFormat/>
    <w:rsid w:val="00EF7B96"/>
    <w:pPr>
      <w:spacing w:before="480"/>
      <w:outlineLvl w:val="0"/>
    </w:pPr>
    <w:rPr>
      <w:b/>
      <w:bCs/>
      <w:color w:val="365F91"/>
      <w:sz w:val="28"/>
      <w:szCs w:val="28"/>
    </w:rPr>
  </w:style>
  <w:style w:type="paragraph" w:styleId="Heading2">
    <w:name w:val="heading 2"/>
    <w:basedOn w:val="Normal"/>
    <w:next w:val="Normal"/>
    <w:link w:val="Heading2Char"/>
    <w:uiPriority w:val="9"/>
    <w:qFormat/>
    <w:rsid w:val="00EF7B96"/>
    <w:pPr>
      <w:spacing w:before="200"/>
      <w:outlineLvl w:val="1"/>
    </w:pPr>
    <w:rPr>
      <w:b/>
      <w:bCs/>
      <w:i/>
      <w:iCs/>
    </w:rPr>
  </w:style>
  <w:style w:type="paragraph" w:styleId="Heading3">
    <w:name w:val="heading 3"/>
    <w:basedOn w:val="Normal"/>
    <w:next w:val="Normal"/>
    <w:qFormat/>
    <w:rsid w:val="00EF7B96"/>
    <w:pPr>
      <w:spacing w:before="240" w:after="60"/>
      <w:outlineLvl w:val="2"/>
    </w:pPr>
    <w:rPr>
      <w:rFonts w:ascii="Arial" w:eastAsia="Arial" w:hAnsi="Arial" w:cs="Arial"/>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240" w:after="60"/>
      <w:jc w:val="center"/>
    </w:pPr>
    <w:rPr>
      <w:rFonts w:ascii="Arial" w:eastAsia="Arial" w:hAnsi="Arial" w:cs="Arial"/>
      <w:b/>
      <w:bCs/>
      <w:sz w:val="32"/>
      <w:szCs w:val="32"/>
    </w:rPr>
  </w:style>
  <w:style w:type="paragraph" w:styleId="Subtitle">
    <w:name w:val="Subtitle"/>
    <w:basedOn w:val="Normal"/>
    <w:qFormat/>
    <w:rsid w:val="00EF7B96"/>
    <w:pPr>
      <w:spacing w:after="60"/>
      <w:jc w:val="center"/>
    </w:pPr>
    <w:rPr>
      <w:rFonts w:ascii="Arial" w:eastAsia="Arial" w:hAnsi="Arial" w:cs="Arial"/>
    </w:rPr>
  </w:style>
  <w:style w:type="character" w:styleId="CommentReference">
    <w:name w:val="annotation reference"/>
    <w:basedOn w:val="DefaultParagraphFont"/>
    <w:uiPriority w:val="99"/>
    <w:rsid w:val="00805BCE"/>
    <w:rPr>
      <w:sz w:val="16"/>
      <w:szCs w:val="16"/>
    </w:rPr>
  </w:style>
  <w:style w:type="character" w:styleId="FootnoteReference">
    <w:name w:val="footnote reference"/>
    <w:basedOn w:val="DefaultParagraphFont"/>
    <w:uiPriority w:val="99"/>
    <w:rsid w:val="00805BCE"/>
    <w:rPr>
      <w:vertAlign w:val="superscript"/>
    </w:rPr>
  </w:style>
  <w:style w:type="paragraph" w:styleId="FootnoteText">
    <w:name w:val="footnote text"/>
    <w:basedOn w:val="Normal"/>
    <w:link w:val="FootnoteTextChar"/>
    <w:uiPriority w:val="99"/>
    <w:rsid w:val="00805BCE"/>
    <w:rPr>
      <w:sz w:val="20"/>
      <w:szCs w:val="20"/>
    </w:rPr>
  </w:style>
  <w:style w:type="paragraph" w:styleId="BalloonText">
    <w:name w:val="Balloon Text"/>
    <w:basedOn w:val="Normal"/>
    <w:link w:val="BalloonTextChar"/>
    <w:uiPriority w:val="99"/>
    <w:rsid w:val="0070591F"/>
    <w:rPr>
      <w:rFonts w:ascii="Tahoma" w:hAnsi="Tahoma" w:cs="Tahoma"/>
      <w:sz w:val="16"/>
      <w:szCs w:val="16"/>
    </w:rPr>
  </w:style>
  <w:style w:type="character" w:customStyle="1" w:styleId="BalloonTextChar">
    <w:name w:val="Balloon Text Char"/>
    <w:basedOn w:val="DefaultParagraphFont"/>
    <w:link w:val="BalloonText"/>
    <w:uiPriority w:val="99"/>
    <w:rsid w:val="0070591F"/>
    <w:rPr>
      <w:rFonts w:ascii="Tahoma" w:hAnsi="Tahoma" w:cs="Tahoma"/>
      <w:color w:val="000000"/>
      <w:sz w:val="16"/>
      <w:szCs w:val="16"/>
    </w:rPr>
  </w:style>
  <w:style w:type="paragraph" w:styleId="ListParagraph">
    <w:name w:val="List Paragraph"/>
    <w:basedOn w:val="Normal"/>
    <w:uiPriority w:val="34"/>
    <w:qFormat/>
    <w:rsid w:val="00D30AD7"/>
    <w:pPr>
      <w:ind w:left="720"/>
      <w:contextualSpacing/>
    </w:pPr>
  </w:style>
  <w:style w:type="paragraph" w:styleId="CommentText">
    <w:name w:val="annotation text"/>
    <w:basedOn w:val="Normal"/>
    <w:link w:val="CommentTextChar"/>
    <w:uiPriority w:val="99"/>
    <w:rsid w:val="00D12A0B"/>
    <w:rPr>
      <w:sz w:val="20"/>
      <w:szCs w:val="20"/>
    </w:rPr>
  </w:style>
  <w:style w:type="character" w:customStyle="1" w:styleId="CommentTextChar">
    <w:name w:val="Comment Text Char"/>
    <w:basedOn w:val="DefaultParagraphFont"/>
    <w:link w:val="CommentText"/>
    <w:uiPriority w:val="99"/>
    <w:rsid w:val="00D12A0B"/>
    <w:rPr>
      <w:color w:val="000000"/>
    </w:rPr>
  </w:style>
  <w:style w:type="paragraph" w:styleId="CommentSubject">
    <w:name w:val="annotation subject"/>
    <w:basedOn w:val="CommentText"/>
    <w:next w:val="CommentText"/>
    <w:link w:val="CommentSubjectChar"/>
    <w:uiPriority w:val="99"/>
    <w:rsid w:val="00D12A0B"/>
    <w:rPr>
      <w:b/>
      <w:bCs/>
    </w:rPr>
  </w:style>
  <w:style w:type="character" w:customStyle="1" w:styleId="CommentSubjectChar">
    <w:name w:val="Comment Subject Char"/>
    <w:basedOn w:val="CommentTextChar"/>
    <w:link w:val="CommentSubject"/>
    <w:uiPriority w:val="99"/>
    <w:rsid w:val="00D12A0B"/>
    <w:rPr>
      <w:b/>
      <w:bCs/>
      <w:color w:val="000000"/>
    </w:rPr>
  </w:style>
  <w:style w:type="paragraph" w:styleId="Revision">
    <w:name w:val="Revision"/>
    <w:hidden/>
    <w:uiPriority w:val="99"/>
    <w:semiHidden/>
    <w:rsid w:val="00D12A0B"/>
    <w:rPr>
      <w:color w:val="000000"/>
    </w:rPr>
  </w:style>
  <w:style w:type="character" w:styleId="Hyperlink">
    <w:name w:val="Hyperlink"/>
    <w:basedOn w:val="DefaultParagraphFont"/>
    <w:uiPriority w:val="99"/>
    <w:unhideWhenUsed/>
    <w:rsid w:val="00E07A37"/>
    <w:rPr>
      <w:color w:val="0000FF"/>
      <w:u w:val="single"/>
    </w:rPr>
  </w:style>
  <w:style w:type="paragraph" w:styleId="HTMLPreformatted">
    <w:name w:val="HTML Preformatted"/>
    <w:basedOn w:val="Normal"/>
    <w:link w:val="HTMLPreformattedChar"/>
    <w:uiPriority w:val="99"/>
    <w:unhideWhenUsed/>
    <w:rsid w:val="00BD1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BD1A5A"/>
    <w:rPr>
      <w:rFonts w:ascii="Courier New" w:hAnsi="Courier New" w:cs="Courier New"/>
    </w:rPr>
  </w:style>
  <w:style w:type="paragraph" w:styleId="EndnoteText">
    <w:name w:val="endnote text"/>
    <w:basedOn w:val="Normal"/>
    <w:link w:val="EndnoteTextChar"/>
    <w:rsid w:val="00D7342D"/>
    <w:rPr>
      <w:sz w:val="20"/>
      <w:szCs w:val="20"/>
    </w:rPr>
  </w:style>
  <w:style w:type="character" w:customStyle="1" w:styleId="EndnoteTextChar">
    <w:name w:val="Endnote Text Char"/>
    <w:basedOn w:val="DefaultParagraphFont"/>
    <w:link w:val="EndnoteText"/>
    <w:rsid w:val="00D7342D"/>
    <w:rPr>
      <w:color w:val="000000"/>
    </w:rPr>
  </w:style>
  <w:style w:type="character" w:styleId="EndnoteReference">
    <w:name w:val="endnote reference"/>
    <w:basedOn w:val="DefaultParagraphFont"/>
    <w:rsid w:val="00D7342D"/>
    <w:rPr>
      <w:vertAlign w:val="superscript"/>
    </w:rPr>
  </w:style>
  <w:style w:type="character" w:customStyle="1" w:styleId="FootnoteTextChar">
    <w:name w:val="Footnote Text Char"/>
    <w:basedOn w:val="DefaultParagraphFont"/>
    <w:link w:val="FootnoteText"/>
    <w:uiPriority w:val="99"/>
    <w:rsid w:val="003F2B08"/>
    <w:rPr>
      <w:color w:val="000000"/>
    </w:rPr>
  </w:style>
  <w:style w:type="paragraph" w:styleId="Header">
    <w:name w:val="header"/>
    <w:basedOn w:val="Normal"/>
    <w:link w:val="HeaderChar"/>
    <w:uiPriority w:val="99"/>
    <w:unhideWhenUsed/>
    <w:rsid w:val="003F2B08"/>
    <w:pPr>
      <w:tabs>
        <w:tab w:val="center" w:pos="4680"/>
        <w:tab w:val="right" w:pos="9360"/>
      </w:tabs>
    </w:pPr>
    <w:rPr>
      <w:color w:val="auto"/>
    </w:rPr>
  </w:style>
  <w:style w:type="character" w:customStyle="1" w:styleId="HeaderChar">
    <w:name w:val="Header Char"/>
    <w:basedOn w:val="DefaultParagraphFont"/>
    <w:link w:val="Header"/>
    <w:uiPriority w:val="99"/>
    <w:rsid w:val="003F2B08"/>
    <w:rPr>
      <w:sz w:val="24"/>
      <w:szCs w:val="24"/>
    </w:rPr>
  </w:style>
  <w:style w:type="paragraph" w:styleId="Footer">
    <w:name w:val="footer"/>
    <w:basedOn w:val="Normal"/>
    <w:link w:val="FooterChar"/>
    <w:uiPriority w:val="99"/>
    <w:unhideWhenUsed/>
    <w:rsid w:val="003F2B08"/>
    <w:pPr>
      <w:tabs>
        <w:tab w:val="center" w:pos="4680"/>
        <w:tab w:val="right" w:pos="9360"/>
      </w:tabs>
    </w:pPr>
    <w:rPr>
      <w:color w:val="auto"/>
    </w:rPr>
  </w:style>
  <w:style w:type="character" w:customStyle="1" w:styleId="FooterChar">
    <w:name w:val="Footer Char"/>
    <w:basedOn w:val="DefaultParagraphFont"/>
    <w:link w:val="Footer"/>
    <w:uiPriority w:val="99"/>
    <w:rsid w:val="003F2B08"/>
    <w:rPr>
      <w:sz w:val="24"/>
      <w:szCs w:val="24"/>
    </w:rPr>
  </w:style>
  <w:style w:type="character" w:customStyle="1" w:styleId="Heading1Char">
    <w:name w:val="Heading 1 Char"/>
    <w:basedOn w:val="DefaultParagraphFont"/>
    <w:link w:val="Heading1"/>
    <w:uiPriority w:val="9"/>
    <w:rsid w:val="003F2B08"/>
    <w:rPr>
      <w:b/>
      <w:bCs/>
      <w:color w:val="365F91"/>
      <w:sz w:val="28"/>
      <w:szCs w:val="28"/>
    </w:rPr>
  </w:style>
  <w:style w:type="table" w:styleId="TableGrid">
    <w:name w:val="Table Grid"/>
    <w:basedOn w:val="TableNormal"/>
    <w:uiPriority w:val="59"/>
    <w:rsid w:val="003F2B08"/>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3F2B08"/>
    <w:pPr>
      <w:spacing w:after="200"/>
    </w:pPr>
    <w:rPr>
      <w:b/>
      <w:bCs/>
      <w:color w:val="4F81BD" w:themeColor="accent1"/>
      <w:sz w:val="18"/>
      <w:szCs w:val="18"/>
    </w:rPr>
  </w:style>
  <w:style w:type="table" w:customStyle="1" w:styleId="LightGrid-Accent11">
    <w:name w:val="Light Grid - Accent 11"/>
    <w:basedOn w:val="TableNormal"/>
    <w:uiPriority w:val="62"/>
    <w:rsid w:val="003F2B08"/>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3F2B08"/>
    <w:rPr>
      <w:rFonts w:asciiTheme="minorHAnsi" w:eastAsiaTheme="minorHAnsi"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Shading11">
    <w:name w:val="Medium Shading 11"/>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3F2B08"/>
    <w:rPr>
      <w:rFonts w:asciiTheme="minorHAnsi" w:eastAsiaTheme="minorHAnsi"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F2B08"/>
    <w:rPr>
      <w:rFonts w:asciiTheme="minorHAnsi" w:eastAsiaTheme="minorHAnsi"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3F2B08"/>
    <w:rPr>
      <w:rFonts w:asciiTheme="minorHAnsi" w:eastAsiaTheme="minorHAnsi"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LightShading-Accent11">
    <w:name w:val="Light Shading - Accent 11"/>
    <w:basedOn w:val="TableNormal"/>
    <w:uiPriority w:val="60"/>
    <w:rsid w:val="003F2B08"/>
    <w:rPr>
      <w:rFonts w:asciiTheme="minorHAnsi" w:eastAsiaTheme="minorHAnsi" w:hAnsiTheme="minorHAnsi" w:cstheme="minorBidi"/>
      <w:color w:val="365F91" w:themeColor="accent1" w:themeShade="BF"/>
      <w:sz w:val="22"/>
      <w:szCs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odyText">
    <w:name w:val="Body Text"/>
    <w:basedOn w:val="Normal"/>
    <w:link w:val="BodyTextChar"/>
    <w:rsid w:val="003F2B08"/>
    <w:pPr>
      <w:spacing w:before="120" w:after="120"/>
    </w:pPr>
    <w:rPr>
      <w:rFonts w:ascii="Arial" w:hAnsi="Arial"/>
      <w:color w:val="auto"/>
      <w:lang w:val="en-GB"/>
    </w:rPr>
  </w:style>
  <w:style w:type="character" w:customStyle="1" w:styleId="BodyTextChar">
    <w:name w:val="Body Text Char"/>
    <w:basedOn w:val="DefaultParagraphFont"/>
    <w:link w:val="BodyText"/>
    <w:rsid w:val="003F2B08"/>
    <w:rPr>
      <w:rFonts w:ascii="Arial" w:hAnsi="Arial"/>
      <w:sz w:val="24"/>
      <w:szCs w:val="24"/>
      <w:lang w:val="en-GB"/>
    </w:rPr>
  </w:style>
  <w:style w:type="table" w:styleId="LightList-Accent5">
    <w:name w:val="Light List Accent 5"/>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1">
    <w:name w:val="Light List1"/>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4">
    <w:name w:val="Light Shading Accent 4"/>
    <w:basedOn w:val="TableNormal"/>
    <w:uiPriority w:val="60"/>
    <w:rsid w:val="003F2B08"/>
    <w:rPr>
      <w:rFonts w:asciiTheme="minorHAnsi" w:eastAsiaTheme="minorHAnsi" w:hAnsiTheme="minorHAnsi" w:cstheme="minorBidi"/>
      <w:color w:val="5F497A" w:themeColor="accent4" w:themeShade="BF"/>
      <w:sz w:val="22"/>
      <w:szCs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2">
    <w:name w:val="Light Shading2"/>
    <w:basedOn w:val="TableNormal"/>
    <w:uiPriority w:val="60"/>
    <w:rsid w:val="003F2B08"/>
    <w:rPr>
      <w:rFonts w:asciiTheme="minorHAnsi" w:eastAsiaTheme="minorHAnsi"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st">
    <w:name w:val="st"/>
    <w:basedOn w:val="DefaultParagraphFont"/>
    <w:rsid w:val="003F2B08"/>
  </w:style>
  <w:style w:type="character" w:styleId="Emphasis">
    <w:name w:val="Emphasis"/>
    <w:basedOn w:val="DefaultParagraphFont"/>
    <w:uiPriority w:val="20"/>
    <w:qFormat/>
    <w:rsid w:val="003F2B08"/>
    <w:rPr>
      <w:i/>
      <w:iCs/>
    </w:rPr>
  </w:style>
  <w:style w:type="table" w:customStyle="1" w:styleId="LightList2">
    <w:name w:val="Light List2"/>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3F2B08"/>
    <w:rPr>
      <w:b/>
      <w:bCs/>
      <w:i/>
      <w:iCs/>
      <w:color w:val="000000"/>
      <w:sz w:val="24"/>
      <w:szCs w:val="24"/>
    </w:rPr>
  </w:style>
  <w:style w:type="character" w:customStyle="1" w:styleId="nowrap">
    <w:name w:val="nowrap"/>
    <w:basedOn w:val="DefaultParagraphFont"/>
    <w:rsid w:val="003F2B08"/>
  </w:style>
  <w:style w:type="character" w:styleId="FollowedHyperlink">
    <w:name w:val="FollowedHyperlink"/>
    <w:basedOn w:val="DefaultParagraphFont"/>
    <w:uiPriority w:val="99"/>
    <w:unhideWhenUsed/>
    <w:rsid w:val="003F2B08"/>
    <w:rPr>
      <w:color w:val="800080" w:themeColor="followedHyperlink"/>
      <w:u w:val="single"/>
    </w:rPr>
  </w:style>
  <w:style w:type="paragraph" w:styleId="DocumentMap">
    <w:name w:val="Document Map"/>
    <w:basedOn w:val="Normal"/>
    <w:link w:val="DocumentMapChar"/>
    <w:rsid w:val="00F216A7"/>
    <w:rPr>
      <w:rFonts w:ascii="Lucida Grande" w:hAnsi="Lucida Grande" w:cs="Lucida Grande"/>
    </w:rPr>
  </w:style>
  <w:style w:type="character" w:customStyle="1" w:styleId="DocumentMapChar">
    <w:name w:val="Document Map Char"/>
    <w:basedOn w:val="DefaultParagraphFont"/>
    <w:link w:val="DocumentMap"/>
    <w:rsid w:val="00F216A7"/>
    <w:rPr>
      <w:rFonts w:ascii="Lucida Grande" w:hAnsi="Lucida Grande" w:cs="Lucida Grande"/>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06AB6"/>
    <w:rPr>
      <w:color w:val="000000"/>
    </w:rPr>
  </w:style>
  <w:style w:type="paragraph" w:styleId="Heading1">
    <w:name w:val="heading 1"/>
    <w:basedOn w:val="Normal"/>
    <w:next w:val="Normal"/>
    <w:link w:val="Heading1Char"/>
    <w:uiPriority w:val="9"/>
    <w:qFormat/>
    <w:rsid w:val="00EF7B96"/>
    <w:pPr>
      <w:spacing w:before="480"/>
      <w:outlineLvl w:val="0"/>
    </w:pPr>
    <w:rPr>
      <w:b/>
      <w:bCs/>
      <w:color w:val="365F91"/>
      <w:sz w:val="28"/>
      <w:szCs w:val="28"/>
    </w:rPr>
  </w:style>
  <w:style w:type="paragraph" w:styleId="Heading2">
    <w:name w:val="heading 2"/>
    <w:basedOn w:val="Normal"/>
    <w:next w:val="Normal"/>
    <w:link w:val="Heading2Char"/>
    <w:uiPriority w:val="9"/>
    <w:qFormat/>
    <w:rsid w:val="00EF7B96"/>
    <w:pPr>
      <w:spacing w:before="200"/>
      <w:outlineLvl w:val="1"/>
    </w:pPr>
    <w:rPr>
      <w:b/>
      <w:bCs/>
      <w:i/>
      <w:iCs/>
    </w:rPr>
  </w:style>
  <w:style w:type="paragraph" w:styleId="Heading3">
    <w:name w:val="heading 3"/>
    <w:basedOn w:val="Normal"/>
    <w:next w:val="Normal"/>
    <w:qFormat/>
    <w:rsid w:val="00EF7B96"/>
    <w:pPr>
      <w:spacing w:before="240" w:after="60"/>
      <w:outlineLvl w:val="2"/>
    </w:pPr>
    <w:rPr>
      <w:rFonts w:ascii="Arial" w:eastAsia="Arial" w:hAnsi="Arial" w:cs="Arial"/>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240" w:after="60"/>
      <w:jc w:val="center"/>
    </w:pPr>
    <w:rPr>
      <w:rFonts w:ascii="Arial" w:eastAsia="Arial" w:hAnsi="Arial" w:cs="Arial"/>
      <w:b/>
      <w:bCs/>
      <w:sz w:val="32"/>
      <w:szCs w:val="32"/>
    </w:rPr>
  </w:style>
  <w:style w:type="paragraph" w:styleId="Subtitle">
    <w:name w:val="Subtitle"/>
    <w:basedOn w:val="Normal"/>
    <w:qFormat/>
    <w:rsid w:val="00EF7B96"/>
    <w:pPr>
      <w:spacing w:after="60"/>
      <w:jc w:val="center"/>
    </w:pPr>
    <w:rPr>
      <w:rFonts w:ascii="Arial" w:eastAsia="Arial" w:hAnsi="Arial" w:cs="Arial"/>
    </w:rPr>
  </w:style>
  <w:style w:type="character" w:styleId="CommentReference">
    <w:name w:val="annotation reference"/>
    <w:basedOn w:val="DefaultParagraphFont"/>
    <w:uiPriority w:val="99"/>
    <w:rsid w:val="00805BCE"/>
    <w:rPr>
      <w:sz w:val="16"/>
      <w:szCs w:val="16"/>
    </w:rPr>
  </w:style>
  <w:style w:type="character" w:styleId="FootnoteReference">
    <w:name w:val="footnote reference"/>
    <w:basedOn w:val="DefaultParagraphFont"/>
    <w:uiPriority w:val="99"/>
    <w:rsid w:val="00805BCE"/>
    <w:rPr>
      <w:vertAlign w:val="superscript"/>
    </w:rPr>
  </w:style>
  <w:style w:type="paragraph" w:styleId="FootnoteText">
    <w:name w:val="footnote text"/>
    <w:basedOn w:val="Normal"/>
    <w:link w:val="FootnoteTextChar"/>
    <w:uiPriority w:val="99"/>
    <w:rsid w:val="00805BCE"/>
    <w:rPr>
      <w:sz w:val="20"/>
      <w:szCs w:val="20"/>
    </w:rPr>
  </w:style>
  <w:style w:type="paragraph" w:styleId="BalloonText">
    <w:name w:val="Balloon Text"/>
    <w:basedOn w:val="Normal"/>
    <w:link w:val="BalloonTextChar"/>
    <w:uiPriority w:val="99"/>
    <w:rsid w:val="0070591F"/>
    <w:rPr>
      <w:rFonts w:ascii="Tahoma" w:hAnsi="Tahoma" w:cs="Tahoma"/>
      <w:sz w:val="16"/>
      <w:szCs w:val="16"/>
    </w:rPr>
  </w:style>
  <w:style w:type="character" w:customStyle="1" w:styleId="BalloonTextChar">
    <w:name w:val="Balloon Text Char"/>
    <w:basedOn w:val="DefaultParagraphFont"/>
    <w:link w:val="BalloonText"/>
    <w:uiPriority w:val="99"/>
    <w:rsid w:val="0070591F"/>
    <w:rPr>
      <w:rFonts w:ascii="Tahoma" w:hAnsi="Tahoma" w:cs="Tahoma"/>
      <w:color w:val="000000"/>
      <w:sz w:val="16"/>
      <w:szCs w:val="16"/>
    </w:rPr>
  </w:style>
  <w:style w:type="paragraph" w:styleId="ListParagraph">
    <w:name w:val="List Paragraph"/>
    <w:basedOn w:val="Normal"/>
    <w:uiPriority w:val="34"/>
    <w:qFormat/>
    <w:rsid w:val="00D30AD7"/>
    <w:pPr>
      <w:ind w:left="720"/>
      <w:contextualSpacing/>
    </w:pPr>
  </w:style>
  <w:style w:type="paragraph" w:styleId="CommentText">
    <w:name w:val="annotation text"/>
    <w:basedOn w:val="Normal"/>
    <w:link w:val="CommentTextChar"/>
    <w:uiPriority w:val="99"/>
    <w:rsid w:val="00D12A0B"/>
    <w:rPr>
      <w:sz w:val="20"/>
      <w:szCs w:val="20"/>
    </w:rPr>
  </w:style>
  <w:style w:type="character" w:customStyle="1" w:styleId="CommentTextChar">
    <w:name w:val="Comment Text Char"/>
    <w:basedOn w:val="DefaultParagraphFont"/>
    <w:link w:val="CommentText"/>
    <w:uiPriority w:val="99"/>
    <w:rsid w:val="00D12A0B"/>
    <w:rPr>
      <w:color w:val="000000"/>
    </w:rPr>
  </w:style>
  <w:style w:type="paragraph" w:styleId="CommentSubject">
    <w:name w:val="annotation subject"/>
    <w:basedOn w:val="CommentText"/>
    <w:next w:val="CommentText"/>
    <w:link w:val="CommentSubjectChar"/>
    <w:uiPriority w:val="99"/>
    <w:rsid w:val="00D12A0B"/>
    <w:rPr>
      <w:b/>
      <w:bCs/>
    </w:rPr>
  </w:style>
  <w:style w:type="character" w:customStyle="1" w:styleId="CommentSubjectChar">
    <w:name w:val="Comment Subject Char"/>
    <w:basedOn w:val="CommentTextChar"/>
    <w:link w:val="CommentSubject"/>
    <w:uiPriority w:val="99"/>
    <w:rsid w:val="00D12A0B"/>
    <w:rPr>
      <w:b/>
      <w:bCs/>
      <w:color w:val="000000"/>
    </w:rPr>
  </w:style>
  <w:style w:type="paragraph" w:styleId="Revision">
    <w:name w:val="Revision"/>
    <w:hidden/>
    <w:uiPriority w:val="99"/>
    <w:semiHidden/>
    <w:rsid w:val="00D12A0B"/>
    <w:rPr>
      <w:color w:val="000000"/>
    </w:rPr>
  </w:style>
  <w:style w:type="character" w:styleId="Hyperlink">
    <w:name w:val="Hyperlink"/>
    <w:basedOn w:val="DefaultParagraphFont"/>
    <w:uiPriority w:val="99"/>
    <w:unhideWhenUsed/>
    <w:rsid w:val="00E07A37"/>
    <w:rPr>
      <w:color w:val="0000FF"/>
      <w:u w:val="single"/>
    </w:rPr>
  </w:style>
  <w:style w:type="paragraph" w:styleId="HTMLPreformatted">
    <w:name w:val="HTML Preformatted"/>
    <w:basedOn w:val="Normal"/>
    <w:link w:val="HTMLPreformattedChar"/>
    <w:uiPriority w:val="99"/>
    <w:unhideWhenUsed/>
    <w:rsid w:val="00BD1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BD1A5A"/>
    <w:rPr>
      <w:rFonts w:ascii="Courier New" w:hAnsi="Courier New" w:cs="Courier New"/>
    </w:rPr>
  </w:style>
  <w:style w:type="paragraph" w:styleId="EndnoteText">
    <w:name w:val="endnote text"/>
    <w:basedOn w:val="Normal"/>
    <w:link w:val="EndnoteTextChar"/>
    <w:rsid w:val="00D7342D"/>
    <w:rPr>
      <w:sz w:val="20"/>
      <w:szCs w:val="20"/>
    </w:rPr>
  </w:style>
  <w:style w:type="character" w:customStyle="1" w:styleId="EndnoteTextChar">
    <w:name w:val="Endnote Text Char"/>
    <w:basedOn w:val="DefaultParagraphFont"/>
    <w:link w:val="EndnoteText"/>
    <w:rsid w:val="00D7342D"/>
    <w:rPr>
      <w:color w:val="000000"/>
    </w:rPr>
  </w:style>
  <w:style w:type="character" w:styleId="EndnoteReference">
    <w:name w:val="endnote reference"/>
    <w:basedOn w:val="DefaultParagraphFont"/>
    <w:rsid w:val="00D7342D"/>
    <w:rPr>
      <w:vertAlign w:val="superscript"/>
    </w:rPr>
  </w:style>
  <w:style w:type="character" w:customStyle="1" w:styleId="FootnoteTextChar">
    <w:name w:val="Footnote Text Char"/>
    <w:basedOn w:val="DefaultParagraphFont"/>
    <w:link w:val="FootnoteText"/>
    <w:uiPriority w:val="99"/>
    <w:rsid w:val="003F2B08"/>
    <w:rPr>
      <w:color w:val="000000"/>
    </w:rPr>
  </w:style>
  <w:style w:type="paragraph" w:styleId="Header">
    <w:name w:val="header"/>
    <w:basedOn w:val="Normal"/>
    <w:link w:val="HeaderChar"/>
    <w:uiPriority w:val="99"/>
    <w:unhideWhenUsed/>
    <w:rsid w:val="003F2B08"/>
    <w:pPr>
      <w:tabs>
        <w:tab w:val="center" w:pos="4680"/>
        <w:tab w:val="right" w:pos="9360"/>
      </w:tabs>
    </w:pPr>
    <w:rPr>
      <w:color w:val="auto"/>
    </w:rPr>
  </w:style>
  <w:style w:type="character" w:customStyle="1" w:styleId="HeaderChar">
    <w:name w:val="Header Char"/>
    <w:basedOn w:val="DefaultParagraphFont"/>
    <w:link w:val="Header"/>
    <w:uiPriority w:val="99"/>
    <w:rsid w:val="003F2B08"/>
    <w:rPr>
      <w:sz w:val="24"/>
      <w:szCs w:val="24"/>
    </w:rPr>
  </w:style>
  <w:style w:type="paragraph" w:styleId="Footer">
    <w:name w:val="footer"/>
    <w:basedOn w:val="Normal"/>
    <w:link w:val="FooterChar"/>
    <w:uiPriority w:val="99"/>
    <w:unhideWhenUsed/>
    <w:rsid w:val="003F2B08"/>
    <w:pPr>
      <w:tabs>
        <w:tab w:val="center" w:pos="4680"/>
        <w:tab w:val="right" w:pos="9360"/>
      </w:tabs>
    </w:pPr>
    <w:rPr>
      <w:color w:val="auto"/>
    </w:rPr>
  </w:style>
  <w:style w:type="character" w:customStyle="1" w:styleId="FooterChar">
    <w:name w:val="Footer Char"/>
    <w:basedOn w:val="DefaultParagraphFont"/>
    <w:link w:val="Footer"/>
    <w:uiPriority w:val="99"/>
    <w:rsid w:val="003F2B08"/>
    <w:rPr>
      <w:sz w:val="24"/>
      <w:szCs w:val="24"/>
    </w:rPr>
  </w:style>
  <w:style w:type="character" w:customStyle="1" w:styleId="Heading1Char">
    <w:name w:val="Heading 1 Char"/>
    <w:basedOn w:val="DefaultParagraphFont"/>
    <w:link w:val="Heading1"/>
    <w:uiPriority w:val="9"/>
    <w:rsid w:val="003F2B08"/>
    <w:rPr>
      <w:b/>
      <w:bCs/>
      <w:color w:val="365F91"/>
      <w:sz w:val="28"/>
      <w:szCs w:val="28"/>
    </w:rPr>
  </w:style>
  <w:style w:type="table" w:styleId="TableGrid">
    <w:name w:val="Table Grid"/>
    <w:basedOn w:val="TableNormal"/>
    <w:uiPriority w:val="59"/>
    <w:rsid w:val="003F2B08"/>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3F2B08"/>
    <w:pPr>
      <w:spacing w:after="200"/>
    </w:pPr>
    <w:rPr>
      <w:b/>
      <w:bCs/>
      <w:color w:val="4F81BD" w:themeColor="accent1"/>
      <w:sz w:val="18"/>
      <w:szCs w:val="18"/>
    </w:rPr>
  </w:style>
  <w:style w:type="table" w:customStyle="1" w:styleId="LightGrid-Accent11">
    <w:name w:val="Light Grid - Accent 11"/>
    <w:basedOn w:val="TableNormal"/>
    <w:uiPriority w:val="62"/>
    <w:rsid w:val="003F2B08"/>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3F2B08"/>
    <w:rPr>
      <w:rFonts w:asciiTheme="minorHAnsi" w:eastAsiaTheme="minorHAnsi"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Shading11">
    <w:name w:val="Medium Shading 11"/>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3F2B08"/>
    <w:rPr>
      <w:rFonts w:asciiTheme="minorHAnsi" w:eastAsiaTheme="minorHAnsi"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F2B08"/>
    <w:rPr>
      <w:rFonts w:asciiTheme="minorHAnsi" w:eastAsiaTheme="minorHAnsi"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3F2B08"/>
    <w:rPr>
      <w:rFonts w:asciiTheme="minorHAnsi" w:eastAsiaTheme="minorHAnsi"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LightShading-Accent11">
    <w:name w:val="Light Shading - Accent 11"/>
    <w:basedOn w:val="TableNormal"/>
    <w:uiPriority w:val="60"/>
    <w:rsid w:val="003F2B08"/>
    <w:rPr>
      <w:rFonts w:asciiTheme="minorHAnsi" w:eastAsiaTheme="minorHAnsi" w:hAnsiTheme="minorHAnsi" w:cstheme="minorBidi"/>
      <w:color w:val="365F91" w:themeColor="accent1" w:themeShade="BF"/>
      <w:sz w:val="22"/>
      <w:szCs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odyText">
    <w:name w:val="Body Text"/>
    <w:basedOn w:val="Normal"/>
    <w:link w:val="BodyTextChar"/>
    <w:rsid w:val="003F2B08"/>
    <w:pPr>
      <w:spacing w:before="120" w:after="120"/>
    </w:pPr>
    <w:rPr>
      <w:rFonts w:ascii="Arial" w:hAnsi="Arial"/>
      <w:color w:val="auto"/>
      <w:lang w:val="en-GB"/>
    </w:rPr>
  </w:style>
  <w:style w:type="character" w:customStyle="1" w:styleId="BodyTextChar">
    <w:name w:val="Body Text Char"/>
    <w:basedOn w:val="DefaultParagraphFont"/>
    <w:link w:val="BodyText"/>
    <w:rsid w:val="003F2B08"/>
    <w:rPr>
      <w:rFonts w:ascii="Arial" w:hAnsi="Arial"/>
      <w:sz w:val="24"/>
      <w:szCs w:val="24"/>
      <w:lang w:val="en-GB"/>
    </w:rPr>
  </w:style>
  <w:style w:type="table" w:styleId="LightList-Accent5">
    <w:name w:val="Light List Accent 5"/>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1">
    <w:name w:val="Light List1"/>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4">
    <w:name w:val="Light Shading Accent 4"/>
    <w:basedOn w:val="TableNormal"/>
    <w:uiPriority w:val="60"/>
    <w:rsid w:val="003F2B08"/>
    <w:rPr>
      <w:rFonts w:asciiTheme="minorHAnsi" w:eastAsiaTheme="minorHAnsi" w:hAnsiTheme="minorHAnsi" w:cstheme="minorBidi"/>
      <w:color w:val="5F497A" w:themeColor="accent4" w:themeShade="BF"/>
      <w:sz w:val="22"/>
      <w:szCs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2">
    <w:name w:val="Light Shading2"/>
    <w:basedOn w:val="TableNormal"/>
    <w:uiPriority w:val="60"/>
    <w:rsid w:val="003F2B08"/>
    <w:rPr>
      <w:rFonts w:asciiTheme="minorHAnsi" w:eastAsiaTheme="minorHAnsi"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st">
    <w:name w:val="st"/>
    <w:basedOn w:val="DefaultParagraphFont"/>
    <w:rsid w:val="003F2B08"/>
  </w:style>
  <w:style w:type="character" w:styleId="Emphasis">
    <w:name w:val="Emphasis"/>
    <w:basedOn w:val="DefaultParagraphFont"/>
    <w:uiPriority w:val="20"/>
    <w:qFormat/>
    <w:rsid w:val="003F2B08"/>
    <w:rPr>
      <w:i/>
      <w:iCs/>
    </w:rPr>
  </w:style>
  <w:style w:type="table" w:customStyle="1" w:styleId="LightList2">
    <w:name w:val="Light List2"/>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3F2B08"/>
    <w:rPr>
      <w:b/>
      <w:bCs/>
      <w:i/>
      <w:iCs/>
      <w:color w:val="000000"/>
      <w:sz w:val="24"/>
      <w:szCs w:val="24"/>
    </w:rPr>
  </w:style>
  <w:style w:type="character" w:customStyle="1" w:styleId="nowrap">
    <w:name w:val="nowrap"/>
    <w:basedOn w:val="DefaultParagraphFont"/>
    <w:rsid w:val="003F2B08"/>
  </w:style>
  <w:style w:type="character" w:styleId="FollowedHyperlink">
    <w:name w:val="FollowedHyperlink"/>
    <w:basedOn w:val="DefaultParagraphFont"/>
    <w:uiPriority w:val="99"/>
    <w:unhideWhenUsed/>
    <w:rsid w:val="003F2B08"/>
    <w:rPr>
      <w:color w:val="800080" w:themeColor="followedHyperlink"/>
      <w:u w:val="single"/>
    </w:rPr>
  </w:style>
  <w:style w:type="paragraph" w:styleId="DocumentMap">
    <w:name w:val="Document Map"/>
    <w:basedOn w:val="Normal"/>
    <w:link w:val="DocumentMapChar"/>
    <w:rsid w:val="00F216A7"/>
    <w:rPr>
      <w:rFonts w:ascii="Lucida Grande" w:hAnsi="Lucida Grande" w:cs="Lucida Grande"/>
    </w:rPr>
  </w:style>
  <w:style w:type="character" w:customStyle="1" w:styleId="DocumentMapChar">
    <w:name w:val="Document Map Char"/>
    <w:basedOn w:val="DefaultParagraphFont"/>
    <w:link w:val="DocumentMap"/>
    <w:rsid w:val="00F216A7"/>
    <w:rPr>
      <w:rFonts w:ascii="Lucida Grande" w:hAnsi="Lucida Grande" w:cs="Lucida Grand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8883465">
      <w:bodyDiv w:val="1"/>
      <w:marLeft w:val="0"/>
      <w:marRight w:val="0"/>
      <w:marTop w:val="0"/>
      <w:marBottom w:val="0"/>
      <w:divBdr>
        <w:top w:val="none" w:sz="0" w:space="0" w:color="auto"/>
        <w:left w:val="none" w:sz="0" w:space="0" w:color="auto"/>
        <w:bottom w:val="none" w:sz="0" w:space="0" w:color="auto"/>
        <w:right w:val="none" w:sz="0" w:space="0" w:color="auto"/>
      </w:divBdr>
    </w:div>
    <w:div w:id="1153569180">
      <w:bodyDiv w:val="1"/>
      <w:marLeft w:val="0"/>
      <w:marRight w:val="0"/>
      <w:marTop w:val="0"/>
      <w:marBottom w:val="0"/>
      <w:divBdr>
        <w:top w:val="none" w:sz="0" w:space="0" w:color="auto"/>
        <w:left w:val="none" w:sz="0" w:space="0" w:color="auto"/>
        <w:bottom w:val="none" w:sz="0" w:space="0" w:color="auto"/>
        <w:right w:val="none" w:sz="0" w:space="0" w:color="auto"/>
      </w:divBdr>
    </w:div>
    <w:div w:id="1692998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papers.ssrn.com/sol3/papers.cfm?abstract_id=2118328" TargetMode="External"/><Relationship Id="rId20" Type="http://schemas.openxmlformats.org/officeDocument/2006/relationships/theme" Target="theme/theme1.xml"/><Relationship Id="rId10" Type="http://schemas.openxmlformats.org/officeDocument/2006/relationships/hyperlink" Target="http://www.amazon.com/How-Soccer-Explains-World-Globalization/dp/0061978051" TargetMode="External"/><Relationship Id="rId11" Type="http://schemas.openxmlformats.org/officeDocument/2006/relationships/hyperlink" Target="http://www.clubworldrankings.com/" TargetMode="External"/><Relationship Id="rId12" Type="http://schemas.openxmlformats.org/officeDocument/2006/relationships/image" Target="media/image1.emf"/><Relationship Id="rId13" Type="http://schemas.openxmlformats.org/officeDocument/2006/relationships/hyperlink" Target="https://papers.ssrn.com/sol3/papers.cfm?abstract_id=980936" TargetMode="External"/><Relationship Id="rId14" Type="http://schemas.openxmlformats.org/officeDocument/2006/relationships/hyperlink" Target="http://www.amazon.com/How-Soccer-Explains-World-Globalization/dp/0061978051" TargetMode="External"/><Relationship Id="rId15" Type="http://schemas.openxmlformats.org/officeDocument/2006/relationships/hyperlink" Target="http://www.newrepublic.com/article/world/75385/political-pitch" TargetMode="External"/><Relationship Id="rId16" Type="http://schemas.openxmlformats.org/officeDocument/2006/relationships/hyperlink" Target="http://www.amazon.com/Soccernomics-Australia-Turkey-Iraq-Are-Destined/dp/1568584253" TargetMode="External"/><Relationship Id="rId17" Type="http://schemas.openxmlformats.org/officeDocument/2006/relationships/hyperlink" Target="https://papers.ssrn.com/sol3/papers.cfm?abstract_id=2118328" TargetMode="External"/><Relationship Id="rId18" Type="http://schemas.openxmlformats.org/officeDocument/2006/relationships/footer" Target="footer1.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C800A6-0D5C-0C4A-9AB2-51F66259B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1629</Words>
  <Characters>9287</Characters>
  <Application>Microsoft Macintosh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Narek Sahakyan</dc:creator>
  <cp:lastModifiedBy>David Kritzberg</cp:lastModifiedBy>
  <cp:revision>5</cp:revision>
  <cp:lastPrinted>2013-01-29T17:56:00Z</cp:lastPrinted>
  <dcterms:created xsi:type="dcterms:W3CDTF">2013-01-30T17:33:00Z</dcterms:created>
  <dcterms:modified xsi:type="dcterms:W3CDTF">2013-01-31T08:50:00Z</dcterms:modified>
</cp:coreProperties>
</file>