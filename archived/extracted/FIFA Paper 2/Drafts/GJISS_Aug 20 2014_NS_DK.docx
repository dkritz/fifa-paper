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C4B" w:rsidRPr="00CC4C7A" w:rsidRDefault="009F3C4B" w:rsidP="008422B7">
      <w:pPr>
        <w:tabs>
          <w:tab w:val="left" w:pos="0"/>
        </w:tabs>
        <w:spacing w:line="480" w:lineRule="auto"/>
        <w:jc w:val="center"/>
        <w:rPr>
          <w:rFonts w:eastAsia="Arial"/>
          <w:b/>
          <w:bCs/>
          <w:sz w:val="20"/>
          <w:szCs w:val="20"/>
        </w:rPr>
      </w:pPr>
    </w:p>
    <w:p w:rsidR="004A437D" w:rsidRPr="00CC4C7A" w:rsidRDefault="004A437D" w:rsidP="008422B7">
      <w:pPr>
        <w:tabs>
          <w:tab w:val="left" w:pos="0"/>
        </w:tabs>
        <w:spacing w:line="480" w:lineRule="auto"/>
        <w:jc w:val="center"/>
        <w:rPr>
          <w:rFonts w:eastAsia="Arial"/>
          <w:b/>
          <w:bCs/>
          <w:sz w:val="20"/>
          <w:szCs w:val="20"/>
        </w:rPr>
      </w:pPr>
    </w:p>
    <w:p w:rsidR="00A77B3E" w:rsidRPr="00CC4C7A" w:rsidRDefault="004B5E83" w:rsidP="008422B7">
      <w:pPr>
        <w:tabs>
          <w:tab w:val="left" w:pos="0"/>
        </w:tabs>
        <w:spacing w:line="480" w:lineRule="auto"/>
        <w:jc w:val="center"/>
        <w:rPr>
          <w:rFonts w:eastAsia="Arial"/>
          <w:b/>
          <w:bCs/>
          <w:sz w:val="28"/>
          <w:szCs w:val="20"/>
        </w:rPr>
      </w:pPr>
      <w:r w:rsidRPr="00CC4C7A">
        <w:rPr>
          <w:rFonts w:eastAsia="Arial"/>
          <w:b/>
          <w:bCs/>
          <w:sz w:val="28"/>
          <w:szCs w:val="20"/>
        </w:rPr>
        <w:t>CHANNELING INTERNATIONAL MARKETS TO IMPROVE DOMESTIC SUCCESS</w:t>
      </w:r>
      <w:r w:rsidRPr="00CC4C7A">
        <w:rPr>
          <w:rFonts w:eastAsia="Arial"/>
          <w:b/>
          <w:bCs/>
          <w:sz w:val="28"/>
          <w:szCs w:val="20"/>
        </w:rPr>
        <w:tab/>
      </w:r>
    </w:p>
    <w:p w:rsidR="00D94291" w:rsidRPr="00CC4C7A" w:rsidRDefault="0009263C" w:rsidP="008422B7">
      <w:pPr>
        <w:tabs>
          <w:tab w:val="left" w:pos="0"/>
          <w:tab w:val="left" w:pos="5040"/>
        </w:tabs>
        <w:spacing w:line="480" w:lineRule="auto"/>
        <w:jc w:val="center"/>
        <w:rPr>
          <w:sz w:val="20"/>
          <w:szCs w:val="20"/>
        </w:rPr>
      </w:pPr>
      <w:r w:rsidRPr="00CC4C7A">
        <w:rPr>
          <w:sz w:val="20"/>
          <w:szCs w:val="20"/>
        </w:rPr>
        <w:t>Narek</w:t>
      </w:r>
      <w:r w:rsidR="00A0790E" w:rsidRPr="00CC4C7A">
        <w:rPr>
          <w:sz w:val="20"/>
          <w:szCs w:val="20"/>
        </w:rPr>
        <w:t xml:space="preserve"> </w:t>
      </w:r>
      <w:r w:rsidRPr="00CC4C7A">
        <w:rPr>
          <w:sz w:val="20"/>
          <w:szCs w:val="20"/>
        </w:rPr>
        <w:t>Sahakyan</w:t>
      </w:r>
      <w:r w:rsidR="00A54491" w:rsidRPr="00CC4C7A">
        <w:rPr>
          <w:rStyle w:val="FootnoteReference"/>
          <w:sz w:val="20"/>
          <w:szCs w:val="20"/>
        </w:rPr>
        <w:footnoteReference w:id="1"/>
      </w:r>
      <w:r w:rsidR="00A57B7F" w:rsidRPr="00CC4C7A">
        <w:rPr>
          <w:sz w:val="20"/>
          <w:szCs w:val="20"/>
        </w:rPr>
        <w:t>, Michael W Nicholson</w:t>
      </w:r>
      <w:r w:rsidR="00A54491" w:rsidRPr="00CC4C7A">
        <w:rPr>
          <w:rStyle w:val="FootnoteReference"/>
          <w:sz w:val="20"/>
          <w:szCs w:val="20"/>
        </w:rPr>
        <w:footnoteReference w:id="2"/>
      </w:r>
      <w:r w:rsidR="00A57B7F" w:rsidRPr="00CC4C7A">
        <w:rPr>
          <w:sz w:val="20"/>
          <w:szCs w:val="20"/>
        </w:rPr>
        <w:t xml:space="preserve"> and David Kritzberg</w:t>
      </w:r>
      <w:r w:rsidR="009F3C4B" w:rsidRPr="00CC4C7A">
        <w:rPr>
          <w:rStyle w:val="FootnoteReference"/>
          <w:sz w:val="20"/>
          <w:szCs w:val="20"/>
        </w:rPr>
        <w:footnoteReference w:id="3"/>
      </w:r>
    </w:p>
    <w:p w:rsidR="00993437" w:rsidRPr="00CC4C7A" w:rsidRDefault="00993437" w:rsidP="008422B7">
      <w:pPr>
        <w:tabs>
          <w:tab w:val="left" w:pos="0"/>
          <w:tab w:val="left" w:pos="5040"/>
        </w:tabs>
        <w:spacing w:line="480" w:lineRule="auto"/>
        <w:jc w:val="center"/>
        <w:rPr>
          <w:i/>
          <w:sz w:val="20"/>
          <w:szCs w:val="20"/>
        </w:rPr>
      </w:pPr>
    </w:p>
    <w:p w:rsidR="004A437D" w:rsidRPr="00CC4C7A" w:rsidRDefault="004A437D" w:rsidP="008422B7">
      <w:pPr>
        <w:tabs>
          <w:tab w:val="left" w:pos="0"/>
          <w:tab w:val="left" w:pos="5040"/>
        </w:tabs>
        <w:spacing w:line="480" w:lineRule="auto"/>
        <w:jc w:val="center"/>
        <w:rPr>
          <w:i/>
          <w:sz w:val="20"/>
          <w:szCs w:val="20"/>
        </w:rPr>
      </w:pPr>
    </w:p>
    <w:p w:rsidR="00D94291" w:rsidRPr="00CC4C7A" w:rsidRDefault="00D94291" w:rsidP="008422B7">
      <w:pPr>
        <w:tabs>
          <w:tab w:val="left" w:pos="0"/>
          <w:tab w:val="left" w:pos="5040"/>
        </w:tabs>
        <w:spacing w:line="480" w:lineRule="auto"/>
        <w:jc w:val="center"/>
        <w:rPr>
          <w:i/>
          <w:sz w:val="20"/>
          <w:szCs w:val="20"/>
        </w:rPr>
      </w:pPr>
      <w:r w:rsidRPr="00CC4C7A">
        <w:rPr>
          <w:i/>
          <w:sz w:val="20"/>
          <w:szCs w:val="20"/>
        </w:rPr>
        <w:t>Abstract</w:t>
      </w:r>
    </w:p>
    <w:p w:rsidR="00D94291" w:rsidRPr="00CC4C7A" w:rsidRDefault="00D94291" w:rsidP="00993437">
      <w:pPr>
        <w:tabs>
          <w:tab w:val="left" w:pos="0"/>
        </w:tabs>
        <w:jc w:val="both"/>
        <w:rPr>
          <w:sz w:val="20"/>
          <w:szCs w:val="20"/>
        </w:rPr>
      </w:pPr>
      <w:r w:rsidRPr="00CC4C7A">
        <w:rPr>
          <w:i/>
          <w:color w:val="222222"/>
          <w:sz w:val="20"/>
          <w:szCs w:val="20"/>
        </w:rPr>
        <w:tab/>
      </w:r>
      <w:r w:rsidR="004A437D" w:rsidRPr="00CC4C7A">
        <w:rPr>
          <w:sz w:val="20"/>
          <w:szCs w:val="20"/>
        </w:rPr>
        <w:t xml:space="preserve">This paper investigates potential links between the </w:t>
      </w:r>
      <w:ins w:id="0" w:author="Narek" w:date="2014-08-19T15:41:00Z">
        <w:r w:rsidR="007641AB" w:rsidRPr="00CC4C7A">
          <w:rPr>
            <w:sz w:val="20"/>
            <w:szCs w:val="20"/>
          </w:rPr>
          <w:t>inter</w:t>
        </w:r>
      </w:ins>
      <w:r w:rsidR="004A437D" w:rsidRPr="00CC4C7A">
        <w:rPr>
          <w:sz w:val="20"/>
          <w:szCs w:val="20"/>
        </w:rPr>
        <w:t>national and club</w:t>
      </w:r>
      <w:ins w:id="1" w:author="Narek Sahakyan" w:date="2014-08-20T09:33:00Z">
        <w:r w:rsidR="00074468">
          <w:rPr>
            <w:sz w:val="20"/>
            <w:szCs w:val="20"/>
          </w:rPr>
          <w:t>-level</w:t>
        </w:r>
      </w:ins>
      <w:r w:rsidR="004A437D" w:rsidRPr="00CC4C7A">
        <w:rPr>
          <w:sz w:val="20"/>
          <w:szCs w:val="20"/>
        </w:rPr>
        <w:t xml:space="preserve"> </w:t>
      </w:r>
      <w:ins w:id="2" w:author="Narek" w:date="2014-08-19T15:42:00Z">
        <w:r w:rsidR="007641AB" w:rsidRPr="00CC4C7A">
          <w:rPr>
            <w:sz w:val="20"/>
            <w:szCs w:val="20"/>
          </w:rPr>
          <w:t xml:space="preserve">soccer </w:t>
        </w:r>
      </w:ins>
      <w:del w:id="3" w:author="Narek Sahakyan" w:date="2014-08-20T09:33:00Z">
        <w:r w:rsidR="004A437D" w:rsidRPr="00CC4C7A" w:rsidDel="00074468">
          <w:rPr>
            <w:sz w:val="20"/>
            <w:szCs w:val="20"/>
          </w:rPr>
          <w:delText xml:space="preserve">success </w:delText>
        </w:r>
      </w:del>
      <w:r w:rsidR="004A437D" w:rsidRPr="00CC4C7A">
        <w:rPr>
          <w:sz w:val="20"/>
          <w:szCs w:val="20"/>
        </w:rPr>
        <w:t>using a measure of quality defined by the performance of its club team</w:t>
      </w:r>
      <w:r w:rsidR="004B5E83" w:rsidRPr="00CC4C7A">
        <w:rPr>
          <w:sz w:val="20"/>
          <w:szCs w:val="20"/>
        </w:rPr>
        <w:t>s in international competitions</w:t>
      </w:r>
      <w:ins w:id="4" w:author="Narek Sahakyan" w:date="2014-08-20T09:34:00Z">
        <w:r w:rsidR="00074468">
          <w:rPr>
            <w:sz w:val="20"/>
            <w:szCs w:val="20"/>
          </w:rPr>
          <w:t xml:space="preserve">. We address the inherent endogeneity </w:t>
        </w:r>
      </w:ins>
      <w:del w:id="5" w:author="Narek Sahakyan" w:date="2014-08-20T09:34:00Z">
        <w:r w:rsidR="004B5E83" w:rsidRPr="00CC4C7A" w:rsidDel="00074468">
          <w:rPr>
            <w:sz w:val="20"/>
            <w:szCs w:val="20"/>
          </w:rPr>
          <w:delText xml:space="preserve"> </w:delText>
        </w:r>
      </w:del>
      <w:r w:rsidR="00993437" w:rsidRPr="00CC4C7A">
        <w:rPr>
          <w:sz w:val="20"/>
          <w:szCs w:val="20"/>
        </w:rPr>
        <w:t>by</w:t>
      </w:r>
      <w:r w:rsidR="00F67D4B" w:rsidRPr="00CC4C7A">
        <w:rPr>
          <w:sz w:val="20"/>
          <w:szCs w:val="20"/>
        </w:rPr>
        <w:t xml:space="preserve"> employ</w:t>
      </w:r>
      <w:r w:rsidR="00993437" w:rsidRPr="00CC4C7A">
        <w:rPr>
          <w:sz w:val="20"/>
          <w:szCs w:val="20"/>
        </w:rPr>
        <w:t>ing</w:t>
      </w:r>
      <w:r w:rsidR="00F67D4B" w:rsidRPr="00CC4C7A">
        <w:rPr>
          <w:sz w:val="20"/>
          <w:szCs w:val="20"/>
        </w:rPr>
        <w:t xml:space="preserve"> an instrumental variables approach</w:t>
      </w:r>
      <w:ins w:id="6" w:author="Narek Sahakyan" w:date="2014-08-20T09:35:00Z">
        <w:r w:rsidR="00074468">
          <w:rPr>
            <w:sz w:val="20"/>
            <w:szCs w:val="20"/>
          </w:rPr>
          <w:t>,</w:t>
        </w:r>
      </w:ins>
      <w:r w:rsidR="00F67D4B" w:rsidRPr="00CC4C7A">
        <w:rPr>
          <w:sz w:val="20"/>
          <w:szCs w:val="20"/>
        </w:rPr>
        <w:t xml:space="preserve"> </w:t>
      </w:r>
      <w:r w:rsidR="00993437" w:rsidRPr="00CC4C7A">
        <w:rPr>
          <w:sz w:val="20"/>
          <w:szCs w:val="20"/>
        </w:rPr>
        <w:t>based on the urban population share of a country</w:t>
      </w:r>
      <w:r w:rsidR="00B52F15" w:rsidRPr="00CC4C7A">
        <w:rPr>
          <w:sz w:val="20"/>
          <w:szCs w:val="20"/>
        </w:rPr>
        <w:t xml:space="preserve">. </w:t>
      </w:r>
      <w:r w:rsidR="00993437" w:rsidRPr="00CC4C7A">
        <w:rPr>
          <w:sz w:val="20"/>
          <w:szCs w:val="20"/>
        </w:rPr>
        <w:t>Our identifying strategy</w:t>
      </w:r>
      <w:ins w:id="7" w:author="Narek" w:date="2014-08-19T15:42:00Z">
        <w:r w:rsidR="007641AB" w:rsidRPr="00CC4C7A">
          <w:rPr>
            <w:sz w:val="20"/>
            <w:szCs w:val="20"/>
          </w:rPr>
          <w:t xml:space="preserve"> </w:t>
        </w:r>
      </w:ins>
      <w:r w:rsidR="00993437" w:rsidRPr="00CC4C7A">
        <w:rPr>
          <w:sz w:val="20"/>
          <w:szCs w:val="20"/>
        </w:rPr>
        <w:t xml:space="preserve">assumes that the </w:t>
      </w:r>
      <w:del w:id="8" w:author="David Kritzberg" w:date="2014-08-20T14:44:00Z">
        <w:r w:rsidR="00993437" w:rsidRPr="00CC4C7A" w:rsidDel="00420E5F">
          <w:rPr>
            <w:sz w:val="20"/>
            <w:szCs w:val="20"/>
          </w:rPr>
          <w:delText xml:space="preserve">urbanized </w:delText>
        </w:r>
      </w:del>
      <w:ins w:id="9" w:author="Narek" w:date="2014-08-19T15:43:00Z">
        <w:del w:id="10" w:author="David Kritzberg" w:date="2014-08-20T14:44:00Z">
          <w:r w:rsidR="007641AB" w:rsidRPr="00CC4C7A" w:rsidDel="00420E5F">
            <w:rPr>
              <w:sz w:val="20"/>
              <w:szCs w:val="20"/>
            </w:rPr>
            <w:delText xml:space="preserve">soccer </w:delText>
          </w:r>
        </w:del>
      </w:ins>
      <w:del w:id="11" w:author="David Kritzberg" w:date="2014-08-20T14:44:00Z">
        <w:r w:rsidR="00993437" w:rsidRPr="00CC4C7A" w:rsidDel="00420E5F">
          <w:rPr>
            <w:sz w:val="20"/>
            <w:szCs w:val="20"/>
          </w:rPr>
          <w:delText xml:space="preserve">passions that </w:delText>
        </w:r>
        <w:r w:rsidR="00993437" w:rsidRPr="00CC4C7A" w:rsidDel="00420E5F">
          <w:rPr>
            <w:sz w:val="20"/>
            <w:szCs w:val="20"/>
          </w:rPr>
          <w:delText xml:space="preserve">determine </w:delText>
        </w:r>
      </w:del>
      <w:ins w:id="12" w:author="Narek" w:date="2014-08-19T16:05:00Z">
        <w:del w:id="13" w:author="David Kritzberg" w:date="2014-08-20T14:44:00Z">
          <w:r w:rsidR="002F433C" w:rsidRPr="00CC4C7A" w:rsidDel="00420E5F">
            <w:rPr>
              <w:sz w:val="20"/>
              <w:szCs w:val="20"/>
            </w:rPr>
            <w:delText>fuel</w:delText>
          </w:r>
        </w:del>
      </w:ins>
      <w:ins w:id="14" w:author="David Kritzberg" w:date="2014-08-20T14:44:00Z">
        <w:r w:rsidR="00420E5F">
          <w:rPr>
            <w:sz w:val="20"/>
            <w:szCs w:val="20"/>
          </w:rPr>
          <w:t>support for soccer clubs in metropolitan areas that drives</w:t>
        </w:r>
      </w:ins>
      <w:ins w:id="15" w:author="Narek" w:date="2014-08-19T16:05:00Z">
        <w:r w:rsidR="002F433C" w:rsidRPr="00CC4C7A">
          <w:rPr>
            <w:sz w:val="20"/>
            <w:szCs w:val="20"/>
          </w:rPr>
          <w:t xml:space="preserve"> </w:t>
        </w:r>
      </w:ins>
      <w:r w:rsidR="00993437" w:rsidRPr="00CC4C7A">
        <w:rPr>
          <w:sz w:val="20"/>
          <w:szCs w:val="20"/>
        </w:rPr>
        <w:t>club</w:t>
      </w:r>
      <w:ins w:id="16" w:author="Narek Sahakyan" w:date="2014-08-20T09:35:00Z">
        <w:r w:rsidR="00074468">
          <w:rPr>
            <w:sz w:val="20"/>
            <w:szCs w:val="20"/>
          </w:rPr>
          <w:t>-level</w:t>
        </w:r>
      </w:ins>
      <w:r w:rsidR="00993437" w:rsidRPr="00CC4C7A">
        <w:rPr>
          <w:sz w:val="20"/>
          <w:szCs w:val="20"/>
        </w:rPr>
        <w:t xml:space="preserve"> success</w:t>
      </w:r>
      <w:ins w:id="17" w:author="David Kritzberg" w:date="2014-08-20T14:45:00Z">
        <w:r w:rsidR="00420E5F">
          <w:rPr>
            <w:sz w:val="20"/>
            <w:szCs w:val="20"/>
          </w:rPr>
          <w:t xml:space="preserve"> </w:t>
        </w:r>
      </w:ins>
      <w:del w:id="18" w:author="Narek" w:date="2014-08-19T16:06:00Z">
        <w:r w:rsidR="00993437" w:rsidRPr="00CC4C7A" w:rsidDel="002F433C">
          <w:rPr>
            <w:sz w:val="20"/>
            <w:szCs w:val="20"/>
          </w:rPr>
          <w:delText xml:space="preserve"> </w:delText>
        </w:r>
      </w:del>
      <w:ins w:id="19" w:author="Narek" w:date="2014-08-19T16:06:00Z">
        <w:del w:id="20" w:author="David Kritzberg" w:date="2014-08-20T14:45:00Z">
          <w:r w:rsidR="002F433C" w:rsidRPr="00CC4C7A" w:rsidDel="00420E5F">
            <w:rPr>
              <w:sz w:val="20"/>
              <w:szCs w:val="20"/>
            </w:rPr>
            <w:delText>,</w:delText>
          </w:r>
        </w:del>
      </w:ins>
      <w:ins w:id="21" w:author="Narek" w:date="2014-08-19T16:05:00Z">
        <w:del w:id="22" w:author="Narek Sahakyan" w:date="2014-08-20T09:35:00Z">
          <w:r w:rsidR="002F433C" w:rsidRPr="00CC4C7A" w:rsidDel="00074468">
            <w:rPr>
              <w:sz w:val="20"/>
              <w:szCs w:val="20"/>
            </w:rPr>
            <w:delText xml:space="preserve"> </w:delText>
          </w:r>
        </w:del>
      </w:ins>
      <w:r w:rsidR="00993437" w:rsidRPr="00CC4C7A">
        <w:rPr>
          <w:sz w:val="20"/>
          <w:szCs w:val="20"/>
        </w:rPr>
        <w:t>affect</w:t>
      </w:r>
      <w:ins w:id="23" w:author="David Kritzberg" w:date="2014-08-20T14:45:00Z">
        <w:r w:rsidR="00420E5F">
          <w:rPr>
            <w:sz w:val="20"/>
            <w:szCs w:val="20"/>
          </w:rPr>
          <w:t>s</w:t>
        </w:r>
      </w:ins>
      <w:r w:rsidR="00993437" w:rsidRPr="00CC4C7A">
        <w:rPr>
          <w:sz w:val="20"/>
          <w:szCs w:val="20"/>
        </w:rPr>
        <w:t xml:space="preserve"> </w:t>
      </w:r>
      <w:del w:id="24" w:author="David Kritzberg" w:date="2014-08-20T14:45:00Z">
        <w:r w:rsidR="00993437" w:rsidRPr="00CC4C7A" w:rsidDel="00420E5F">
          <w:rPr>
            <w:sz w:val="20"/>
            <w:szCs w:val="20"/>
          </w:rPr>
          <w:delText xml:space="preserve">the </w:delText>
        </w:r>
      </w:del>
      <w:r w:rsidR="00993437" w:rsidRPr="00CC4C7A">
        <w:rPr>
          <w:sz w:val="20"/>
          <w:szCs w:val="20"/>
        </w:rPr>
        <w:t>national team</w:t>
      </w:r>
      <w:ins w:id="25" w:author="David Kritzberg" w:date="2014-08-20T14:45:00Z">
        <w:r w:rsidR="00420E5F">
          <w:rPr>
            <w:sz w:val="20"/>
            <w:szCs w:val="20"/>
          </w:rPr>
          <w:t>s</w:t>
        </w:r>
      </w:ins>
      <w:r w:rsidR="00993437" w:rsidRPr="00CC4C7A">
        <w:rPr>
          <w:sz w:val="20"/>
          <w:szCs w:val="20"/>
        </w:rPr>
        <w:t xml:space="preserve"> only through their impact o</w:t>
      </w:r>
      <w:r w:rsidR="00D83075" w:rsidRPr="00CC4C7A">
        <w:rPr>
          <w:sz w:val="20"/>
          <w:szCs w:val="20"/>
        </w:rPr>
        <w:t>n domestic professional players;</w:t>
      </w:r>
      <w:r w:rsidR="00993437" w:rsidRPr="00CC4C7A">
        <w:rPr>
          <w:sz w:val="20"/>
          <w:szCs w:val="20"/>
        </w:rPr>
        <w:t xml:space="preserve"> being born a great athlete </w:t>
      </w:r>
      <w:proofErr w:type="gramStart"/>
      <w:r w:rsidR="00993437" w:rsidRPr="00CC4C7A">
        <w:rPr>
          <w:sz w:val="20"/>
          <w:szCs w:val="20"/>
        </w:rPr>
        <w:t>to a</w:t>
      </w:r>
      <w:proofErr w:type="gramEnd"/>
      <w:r w:rsidR="00993437" w:rsidRPr="00CC4C7A">
        <w:rPr>
          <w:sz w:val="20"/>
          <w:szCs w:val="20"/>
        </w:rPr>
        <w:t xml:space="preserve"> certain nationality </w:t>
      </w:r>
      <w:ins w:id="26" w:author="Narek" w:date="2014-08-19T18:28:00Z">
        <w:r w:rsidR="00275CD7" w:rsidRPr="00CC4C7A">
          <w:rPr>
            <w:sz w:val="20"/>
            <w:szCs w:val="20"/>
          </w:rPr>
          <w:t xml:space="preserve">still </w:t>
        </w:r>
      </w:ins>
      <w:r w:rsidR="00993437" w:rsidRPr="00CC4C7A">
        <w:rPr>
          <w:sz w:val="20"/>
          <w:szCs w:val="20"/>
        </w:rPr>
        <w:t>remains to chance</w:t>
      </w:r>
      <w:r w:rsidR="00B52F15" w:rsidRPr="00CC4C7A">
        <w:rPr>
          <w:sz w:val="20"/>
          <w:szCs w:val="20"/>
        </w:rPr>
        <w:t xml:space="preserve">. </w:t>
      </w:r>
      <w:del w:id="27" w:author="Narek Sahakyan" w:date="2014-08-20T09:36:00Z">
        <w:r w:rsidR="00993437" w:rsidRPr="00CC4C7A" w:rsidDel="00074468">
          <w:rPr>
            <w:sz w:val="20"/>
            <w:szCs w:val="20"/>
          </w:rPr>
          <w:delText>By e</w:delText>
        </w:r>
        <w:r w:rsidRPr="00CC4C7A" w:rsidDel="00074468">
          <w:rPr>
            <w:sz w:val="20"/>
            <w:szCs w:val="20"/>
          </w:rPr>
          <w:delText>mploying</w:delText>
        </w:r>
      </w:del>
      <w:ins w:id="28" w:author="Narek Sahakyan" w:date="2014-08-20T09:36:00Z">
        <w:r w:rsidR="00074468">
          <w:rPr>
            <w:sz w:val="20"/>
            <w:szCs w:val="20"/>
          </w:rPr>
          <w:t>Using annual</w:t>
        </w:r>
      </w:ins>
      <w:r w:rsidRPr="00CC4C7A">
        <w:rPr>
          <w:sz w:val="20"/>
          <w:szCs w:val="20"/>
        </w:rPr>
        <w:t xml:space="preserve"> panel data from 199</w:t>
      </w:r>
      <w:r w:rsidR="00FC487E" w:rsidRPr="00CC4C7A">
        <w:rPr>
          <w:sz w:val="20"/>
          <w:szCs w:val="20"/>
        </w:rPr>
        <w:t xml:space="preserve">3 </w:t>
      </w:r>
      <w:ins w:id="29" w:author="Narek" w:date="2014-08-19T17:46:00Z">
        <w:r w:rsidR="009B0B18" w:rsidRPr="00CC4C7A">
          <w:rPr>
            <w:sz w:val="20"/>
            <w:szCs w:val="20"/>
          </w:rPr>
          <w:t>to 2010</w:t>
        </w:r>
      </w:ins>
      <w:del w:id="30" w:author="Narek" w:date="2014-08-19T17:46:00Z">
        <w:r w:rsidR="00FC487E" w:rsidRPr="00CC4C7A" w:rsidDel="009B0B18">
          <w:rPr>
            <w:sz w:val="20"/>
            <w:szCs w:val="20"/>
          </w:rPr>
          <w:delText>onwards</w:delText>
        </w:r>
      </w:del>
      <w:r w:rsidRPr="00CC4C7A">
        <w:rPr>
          <w:sz w:val="20"/>
          <w:szCs w:val="20"/>
        </w:rPr>
        <w:t xml:space="preserve"> for all FIFA countries, </w:t>
      </w:r>
      <w:r w:rsidR="00E054C6" w:rsidRPr="00CC4C7A">
        <w:rPr>
          <w:sz w:val="20"/>
          <w:szCs w:val="20"/>
        </w:rPr>
        <w:t>we</w:t>
      </w:r>
      <w:r w:rsidRPr="00CC4C7A">
        <w:rPr>
          <w:sz w:val="20"/>
          <w:szCs w:val="20"/>
        </w:rPr>
        <w:t xml:space="preserve"> isolat</w:t>
      </w:r>
      <w:r w:rsidR="00E054C6" w:rsidRPr="00CC4C7A">
        <w:rPr>
          <w:sz w:val="20"/>
          <w:szCs w:val="20"/>
        </w:rPr>
        <w:t>e</w:t>
      </w:r>
      <w:r w:rsidRPr="00CC4C7A">
        <w:rPr>
          <w:sz w:val="20"/>
          <w:szCs w:val="20"/>
        </w:rPr>
        <w:t xml:space="preserve"> the impact of domestic club strength on</w:t>
      </w:r>
      <w:r w:rsidR="00E054C6" w:rsidRPr="00CC4C7A">
        <w:rPr>
          <w:sz w:val="20"/>
          <w:szCs w:val="20"/>
        </w:rPr>
        <w:t xml:space="preserve"> national teams and</w:t>
      </w:r>
      <w:r w:rsidR="00993437" w:rsidRPr="00CC4C7A">
        <w:rPr>
          <w:sz w:val="20"/>
          <w:szCs w:val="20"/>
        </w:rPr>
        <w:t xml:space="preserve"> demonstrate a positive</w:t>
      </w:r>
      <w:ins w:id="31" w:author="Narek Sahakyan" w:date="2014-08-20T09:36:00Z">
        <w:r w:rsidR="00074468">
          <w:rPr>
            <w:sz w:val="20"/>
            <w:szCs w:val="20"/>
          </w:rPr>
          <w:t xml:space="preserve"> </w:t>
        </w:r>
      </w:ins>
      <w:r w:rsidR="00FA3E54" w:rsidRPr="00CC4C7A">
        <w:rPr>
          <w:sz w:val="20"/>
          <w:szCs w:val="20"/>
        </w:rPr>
        <w:t xml:space="preserve">impact </w:t>
      </w:r>
      <w:r w:rsidR="00993437" w:rsidRPr="00CC4C7A">
        <w:rPr>
          <w:sz w:val="20"/>
          <w:szCs w:val="20"/>
        </w:rPr>
        <w:t>on</w:t>
      </w:r>
      <w:r w:rsidRPr="00CC4C7A">
        <w:rPr>
          <w:sz w:val="20"/>
          <w:szCs w:val="20"/>
        </w:rPr>
        <w:t xml:space="preserve"> national team </w:t>
      </w:r>
      <w:r w:rsidR="00FC487E" w:rsidRPr="00CC4C7A">
        <w:rPr>
          <w:sz w:val="20"/>
          <w:szCs w:val="20"/>
        </w:rPr>
        <w:t>results</w:t>
      </w:r>
      <w:r w:rsidRPr="00CC4C7A">
        <w:rPr>
          <w:sz w:val="20"/>
          <w:szCs w:val="20"/>
        </w:rPr>
        <w:t>.</w:t>
      </w:r>
      <w:r w:rsidR="00993437" w:rsidRPr="00CC4C7A">
        <w:rPr>
          <w:sz w:val="20"/>
          <w:szCs w:val="20"/>
        </w:rPr>
        <w:t xml:space="preserve"> The converse should also hold, and our results </w:t>
      </w:r>
      <w:r w:rsidR="00FA3E54" w:rsidRPr="00CC4C7A">
        <w:rPr>
          <w:sz w:val="20"/>
          <w:szCs w:val="20"/>
        </w:rPr>
        <w:t xml:space="preserve">thus </w:t>
      </w:r>
      <w:r w:rsidR="00993437" w:rsidRPr="00CC4C7A">
        <w:rPr>
          <w:sz w:val="20"/>
          <w:szCs w:val="20"/>
        </w:rPr>
        <w:t xml:space="preserve">suggest that the long decline of Brazilian club soccer </w:t>
      </w:r>
      <w:r w:rsidR="004B5E83" w:rsidRPr="00CC4C7A">
        <w:rPr>
          <w:sz w:val="20"/>
          <w:szCs w:val="20"/>
        </w:rPr>
        <w:t>played a salient role in the results for the</w:t>
      </w:r>
      <w:r w:rsidR="00993437" w:rsidRPr="00CC4C7A">
        <w:rPr>
          <w:sz w:val="20"/>
          <w:szCs w:val="20"/>
        </w:rPr>
        <w:t xml:space="preserve"> 2014 World Cup host.</w:t>
      </w:r>
    </w:p>
    <w:p w:rsidR="00D94291" w:rsidRPr="00CC4C7A" w:rsidRDefault="00D94291" w:rsidP="008422B7">
      <w:pPr>
        <w:tabs>
          <w:tab w:val="left" w:pos="0"/>
          <w:tab w:val="left" w:pos="5040"/>
        </w:tabs>
        <w:spacing w:line="480" w:lineRule="auto"/>
        <w:jc w:val="center"/>
        <w:rPr>
          <w:sz w:val="20"/>
          <w:szCs w:val="20"/>
        </w:rPr>
      </w:pPr>
    </w:p>
    <w:p w:rsidR="004B5E83" w:rsidRPr="00CC4C7A" w:rsidRDefault="004B5E83" w:rsidP="004B5E83">
      <w:pPr>
        <w:tabs>
          <w:tab w:val="left" w:pos="0"/>
        </w:tabs>
        <w:spacing w:line="480" w:lineRule="auto"/>
        <w:rPr>
          <w:sz w:val="20"/>
          <w:szCs w:val="20"/>
        </w:rPr>
      </w:pPr>
    </w:p>
    <w:p w:rsidR="004B5E83" w:rsidRPr="00CC4C7A" w:rsidRDefault="004B5E83" w:rsidP="004B5E83">
      <w:pPr>
        <w:tabs>
          <w:tab w:val="left" w:pos="0"/>
        </w:tabs>
        <w:spacing w:line="480" w:lineRule="auto"/>
        <w:rPr>
          <w:sz w:val="20"/>
          <w:szCs w:val="20"/>
        </w:rPr>
      </w:pPr>
    </w:p>
    <w:p w:rsidR="004B5E83" w:rsidRPr="00CC4C7A" w:rsidRDefault="004B5E83" w:rsidP="004B5E83">
      <w:pPr>
        <w:tabs>
          <w:tab w:val="left" w:pos="0"/>
        </w:tabs>
        <w:spacing w:line="480" w:lineRule="auto"/>
        <w:rPr>
          <w:sz w:val="20"/>
          <w:szCs w:val="20"/>
        </w:rPr>
      </w:pPr>
    </w:p>
    <w:p w:rsidR="00A54491" w:rsidRPr="00CC4C7A" w:rsidRDefault="00A54491" w:rsidP="004B5E83">
      <w:pPr>
        <w:tabs>
          <w:tab w:val="left" w:pos="0"/>
        </w:tabs>
        <w:spacing w:line="480" w:lineRule="auto"/>
        <w:rPr>
          <w:sz w:val="20"/>
          <w:szCs w:val="20"/>
        </w:rPr>
      </w:pPr>
    </w:p>
    <w:p w:rsidR="00A54491" w:rsidRPr="00CC4C7A" w:rsidRDefault="00A54491" w:rsidP="004B5E83">
      <w:pPr>
        <w:tabs>
          <w:tab w:val="left" w:pos="0"/>
        </w:tabs>
        <w:spacing w:line="480" w:lineRule="auto"/>
        <w:rPr>
          <w:sz w:val="20"/>
          <w:szCs w:val="20"/>
        </w:rPr>
      </w:pPr>
    </w:p>
    <w:p w:rsidR="00A54491" w:rsidRPr="00CC4C7A" w:rsidRDefault="00A54491" w:rsidP="00A54491">
      <w:pPr>
        <w:tabs>
          <w:tab w:val="left" w:pos="0"/>
        </w:tabs>
        <w:rPr>
          <w:sz w:val="20"/>
          <w:szCs w:val="20"/>
        </w:rPr>
      </w:pPr>
    </w:p>
    <w:p w:rsidR="009F3C4B" w:rsidRPr="00CC4C7A" w:rsidRDefault="004B5E83" w:rsidP="00A54491">
      <w:pPr>
        <w:tabs>
          <w:tab w:val="left" w:pos="0"/>
        </w:tabs>
        <w:rPr>
          <w:rFonts w:eastAsia="Arial"/>
          <w:b/>
          <w:bCs/>
          <w:sz w:val="18"/>
          <w:szCs w:val="20"/>
        </w:rPr>
        <w:sectPr w:rsidR="009F3C4B" w:rsidRPr="00CC4C7A">
          <w:footerReference w:type="default" r:id="rId8"/>
          <w:footnotePr>
            <w:numFmt w:val="chicago"/>
          </w:footnotePr>
          <w:endnotePr>
            <w:numFmt w:val="decimal"/>
          </w:endnotePr>
          <w:pgSz w:w="12240" w:h="15840"/>
          <w:pgMar w:top="1080" w:right="1440" w:bottom="1440" w:left="1440" w:header="708" w:footer="708" w:gutter="0"/>
          <w:cols w:space="708"/>
          <w:docGrid w:linePitch="360"/>
        </w:sectPr>
      </w:pPr>
      <w:r w:rsidRPr="00CC4C7A">
        <w:rPr>
          <w:sz w:val="18"/>
          <w:szCs w:val="20"/>
        </w:rPr>
        <w:t>Keywords: Networks, Globalization, Panel Data Econometrics</w:t>
      </w:r>
    </w:p>
    <w:p w:rsidR="00D94291" w:rsidRPr="00CC4C7A" w:rsidRDefault="00CC4C7A" w:rsidP="00A54491">
      <w:pPr>
        <w:pStyle w:val="Heading1"/>
        <w:pageBreakBefore/>
        <w:numPr>
          <w:ilvl w:val="0"/>
          <w:numId w:val="34"/>
        </w:numPr>
        <w:spacing w:before="0" w:after="80"/>
        <w:rPr>
          <w:color w:val="auto"/>
          <w:sz w:val="24"/>
          <w:szCs w:val="20"/>
        </w:rPr>
      </w:pPr>
      <w:r w:rsidRPr="00CC4C7A">
        <w:rPr>
          <w:color w:val="auto"/>
          <w:sz w:val="24"/>
          <w:szCs w:val="20"/>
        </w:rPr>
        <w:lastRenderedPageBreak/>
        <w:t>Introduction</w:t>
      </w:r>
    </w:p>
    <w:p w:rsidR="00074468" w:rsidRDefault="00D94291" w:rsidP="00CC4C7A">
      <w:pPr>
        <w:spacing w:after="80"/>
        <w:ind w:firstLine="720"/>
        <w:jc w:val="both"/>
        <w:rPr>
          <w:ins w:id="32" w:author="Narek Sahakyan" w:date="2014-08-20T09:38:00Z"/>
          <w:sz w:val="20"/>
          <w:szCs w:val="20"/>
        </w:rPr>
      </w:pPr>
      <w:r w:rsidRPr="00CC4C7A">
        <w:rPr>
          <w:color w:val="222222"/>
          <w:sz w:val="20"/>
          <w:szCs w:val="20"/>
        </w:rPr>
        <w:t xml:space="preserve">The </w:t>
      </w:r>
      <w:proofErr w:type="spellStart"/>
      <w:r w:rsidRPr="00CC4C7A">
        <w:rPr>
          <w:i/>
          <w:iCs/>
          <w:color w:val="222222"/>
          <w:sz w:val="20"/>
          <w:szCs w:val="20"/>
        </w:rPr>
        <w:t>Fédération</w:t>
      </w:r>
      <w:proofErr w:type="spellEnd"/>
      <w:r w:rsidR="00A0790E" w:rsidRPr="00CC4C7A">
        <w:rPr>
          <w:i/>
          <w:iCs/>
          <w:color w:val="222222"/>
          <w:sz w:val="20"/>
          <w:szCs w:val="20"/>
        </w:rPr>
        <w:t xml:space="preserve"> </w:t>
      </w:r>
      <w:proofErr w:type="spellStart"/>
      <w:r w:rsidRPr="00CC4C7A">
        <w:rPr>
          <w:i/>
          <w:iCs/>
          <w:color w:val="222222"/>
          <w:sz w:val="20"/>
          <w:szCs w:val="20"/>
        </w:rPr>
        <w:t>Internationale</w:t>
      </w:r>
      <w:proofErr w:type="spellEnd"/>
      <w:r w:rsidRPr="00CC4C7A">
        <w:rPr>
          <w:i/>
          <w:iCs/>
          <w:color w:val="222222"/>
          <w:sz w:val="20"/>
          <w:szCs w:val="20"/>
        </w:rPr>
        <w:t xml:space="preserve"> de Football Association</w:t>
      </w:r>
      <w:r w:rsidRPr="00CC4C7A">
        <w:rPr>
          <w:color w:val="222222"/>
          <w:sz w:val="20"/>
          <w:szCs w:val="20"/>
        </w:rPr>
        <w:t xml:space="preserve"> (“FIFA”) has more members than the United </w:t>
      </w:r>
      <w:r w:rsidR="009F3C4B" w:rsidRPr="00CC4C7A">
        <w:rPr>
          <w:color w:val="222222"/>
          <w:sz w:val="20"/>
          <w:szCs w:val="20"/>
        </w:rPr>
        <w:t>Nations.</w:t>
      </w:r>
      <w:r w:rsidR="009F3C4B" w:rsidRPr="00CC4C7A">
        <w:rPr>
          <w:rStyle w:val="FootnoteReference"/>
          <w:sz w:val="20"/>
          <w:szCs w:val="20"/>
        </w:rPr>
        <w:footnoteReference w:id="4"/>
      </w:r>
      <w:r w:rsidR="004D27E7" w:rsidRPr="00CC4C7A">
        <w:rPr>
          <w:color w:val="222222"/>
          <w:sz w:val="20"/>
          <w:szCs w:val="20"/>
        </w:rPr>
        <w:t xml:space="preserve"> </w:t>
      </w:r>
      <w:r w:rsidRPr="00CC4C7A">
        <w:rPr>
          <w:color w:val="222222"/>
          <w:sz w:val="20"/>
          <w:szCs w:val="20"/>
        </w:rPr>
        <w:t xml:space="preserve">Despite the ubiquity of soccer fans and soccer talent throughout the global community, however, the highest quality soccer played on a weekly basis is constrained to a handful of European professional leagues. The best non-European players generally play in their own domestic leagues if, frankly, they can’t make the cut in Europe. </w:t>
      </w:r>
      <w:del w:id="33" w:author="David Kritzberg" w:date="2014-08-20T12:04:00Z">
        <w:r w:rsidRPr="00CC4C7A" w:rsidDel="00F36864">
          <w:rPr>
            <w:color w:val="222222"/>
            <w:sz w:val="20"/>
            <w:szCs w:val="20"/>
          </w:rPr>
          <w:delText>Exponentially h</w:delText>
        </w:r>
      </w:del>
      <w:ins w:id="34" w:author="David Kritzberg" w:date="2014-08-20T12:04:00Z">
        <w:r w:rsidR="00F36864">
          <w:rPr>
            <w:color w:val="222222"/>
            <w:sz w:val="20"/>
            <w:szCs w:val="20"/>
          </w:rPr>
          <w:t>H</w:t>
        </w:r>
      </w:ins>
      <w:r w:rsidRPr="00CC4C7A">
        <w:rPr>
          <w:color w:val="222222"/>
          <w:sz w:val="20"/>
          <w:szCs w:val="20"/>
        </w:rPr>
        <w:t>igher salaries in European leagues</w:t>
      </w:r>
      <w:ins w:id="35" w:author="David Kritzberg" w:date="2014-08-20T12:05:00Z">
        <w:r w:rsidR="00F36864">
          <w:rPr>
            <w:color w:val="222222"/>
            <w:sz w:val="20"/>
            <w:szCs w:val="20"/>
          </w:rPr>
          <w:t xml:space="preserve"> pull the best players</w:t>
        </w:r>
      </w:ins>
      <w:ins w:id="36" w:author="David Kritzberg" w:date="2014-08-20T12:07:00Z">
        <w:r w:rsidR="00F36864">
          <w:rPr>
            <w:color w:val="222222"/>
            <w:sz w:val="20"/>
            <w:szCs w:val="20"/>
          </w:rPr>
          <w:t xml:space="preserve"> to Europe</w:t>
        </w:r>
      </w:ins>
      <w:ins w:id="37" w:author="David Kritzberg" w:date="2014-08-20T12:05:00Z">
        <w:r w:rsidR="00F36864">
          <w:rPr>
            <w:color w:val="222222"/>
            <w:sz w:val="20"/>
            <w:szCs w:val="20"/>
          </w:rPr>
          <w:t xml:space="preserve">, </w:t>
        </w:r>
      </w:ins>
      <w:del w:id="38" w:author="David Kritzberg" w:date="2014-08-20T12:05:00Z">
        <w:r w:rsidRPr="00CC4C7A" w:rsidDel="00F36864">
          <w:rPr>
            <w:color w:val="222222"/>
            <w:sz w:val="20"/>
            <w:szCs w:val="20"/>
          </w:rPr>
          <w:delText xml:space="preserve">, </w:delText>
        </w:r>
      </w:del>
      <w:del w:id="39" w:author="David Kritzberg" w:date="2014-08-20T12:04:00Z">
        <w:r w:rsidRPr="00CC4C7A" w:rsidDel="00F36864">
          <w:rPr>
            <w:color w:val="222222"/>
            <w:sz w:val="20"/>
            <w:szCs w:val="20"/>
          </w:rPr>
          <w:delText>as well as</w:delText>
        </w:r>
      </w:del>
      <w:ins w:id="40" w:author="David Kritzberg" w:date="2014-08-20T12:07:00Z">
        <w:r w:rsidR="00F36864">
          <w:rPr>
            <w:color w:val="222222"/>
            <w:sz w:val="20"/>
            <w:szCs w:val="20"/>
          </w:rPr>
          <w:t>while</w:t>
        </w:r>
      </w:ins>
      <w:del w:id="41" w:author="David Kritzberg" w:date="2014-08-20T12:07:00Z">
        <w:r w:rsidRPr="00CC4C7A" w:rsidDel="00F36864">
          <w:rPr>
            <w:color w:val="222222"/>
            <w:sz w:val="20"/>
            <w:szCs w:val="20"/>
          </w:rPr>
          <w:delText xml:space="preserve"> other factors</w:delText>
        </w:r>
      </w:del>
      <w:del w:id="42" w:author="David Kritzberg" w:date="2014-08-20T12:04:00Z">
        <w:r w:rsidRPr="00CC4C7A" w:rsidDel="00F36864">
          <w:rPr>
            <w:color w:val="222222"/>
            <w:sz w:val="20"/>
            <w:szCs w:val="20"/>
          </w:rPr>
          <w:delText>,</w:delText>
        </w:r>
      </w:del>
      <w:del w:id="43" w:author="David Kritzberg" w:date="2014-08-20T12:07:00Z">
        <w:r w:rsidRPr="00CC4C7A" w:rsidDel="00F36864">
          <w:rPr>
            <w:color w:val="222222"/>
            <w:sz w:val="20"/>
            <w:szCs w:val="20"/>
          </w:rPr>
          <w:delText xml:space="preserve"> such as</w:delText>
        </w:r>
      </w:del>
      <w:r w:rsidRPr="00CC4C7A">
        <w:rPr>
          <w:color w:val="222222"/>
          <w:sz w:val="20"/>
          <w:szCs w:val="20"/>
        </w:rPr>
        <w:t xml:space="preserve"> corrupt </w:t>
      </w:r>
      <w:del w:id="44" w:author="David Kritzberg" w:date="2014-08-20T12:04:00Z">
        <w:r w:rsidRPr="00CC4C7A" w:rsidDel="00F36864">
          <w:rPr>
            <w:color w:val="222222"/>
            <w:sz w:val="20"/>
            <w:szCs w:val="20"/>
          </w:rPr>
          <w:delText xml:space="preserve">and </w:delText>
        </w:r>
      </w:del>
      <w:ins w:id="45" w:author="David Kritzberg" w:date="2014-08-20T12:04:00Z">
        <w:r w:rsidR="00F36864">
          <w:rPr>
            <w:color w:val="222222"/>
            <w:sz w:val="20"/>
            <w:szCs w:val="20"/>
          </w:rPr>
          <w:t>or</w:t>
        </w:r>
        <w:r w:rsidR="00F36864" w:rsidRPr="00CC4C7A">
          <w:rPr>
            <w:color w:val="222222"/>
            <w:sz w:val="20"/>
            <w:szCs w:val="20"/>
          </w:rPr>
          <w:t xml:space="preserve"> </w:t>
        </w:r>
      </w:ins>
      <w:r w:rsidRPr="00CC4C7A">
        <w:rPr>
          <w:color w:val="222222"/>
          <w:sz w:val="20"/>
          <w:szCs w:val="20"/>
        </w:rPr>
        <w:t xml:space="preserve">underdeveloped soccer institutions in their home </w:t>
      </w:r>
      <w:proofErr w:type="gramStart"/>
      <w:r w:rsidRPr="00CC4C7A">
        <w:rPr>
          <w:color w:val="222222"/>
          <w:sz w:val="20"/>
          <w:szCs w:val="20"/>
        </w:rPr>
        <w:t>countries,</w:t>
      </w:r>
      <w:proofErr w:type="gramEnd"/>
      <w:r w:rsidRPr="00CC4C7A">
        <w:rPr>
          <w:color w:val="222222"/>
          <w:sz w:val="20"/>
          <w:szCs w:val="20"/>
        </w:rPr>
        <w:t xml:space="preserve"> </w:t>
      </w:r>
      <w:del w:id="46" w:author="David Kritzberg" w:date="2014-08-20T12:05:00Z">
        <w:r w:rsidRPr="00CC4C7A" w:rsidDel="00F36864">
          <w:rPr>
            <w:color w:val="222222"/>
            <w:sz w:val="20"/>
            <w:szCs w:val="20"/>
          </w:rPr>
          <w:delText xml:space="preserve">incentivize </w:delText>
        </w:r>
      </w:del>
      <w:ins w:id="47" w:author="David Kritzberg" w:date="2014-08-20T12:05:00Z">
        <w:r w:rsidR="00F36864">
          <w:rPr>
            <w:color w:val="222222"/>
            <w:sz w:val="20"/>
            <w:szCs w:val="20"/>
          </w:rPr>
          <w:t>push</w:t>
        </w:r>
        <w:r w:rsidR="00F36864" w:rsidRPr="00CC4C7A">
          <w:rPr>
            <w:color w:val="222222"/>
            <w:sz w:val="20"/>
            <w:szCs w:val="20"/>
          </w:rPr>
          <w:t xml:space="preserve"> </w:t>
        </w:r>
      </w:ins>
      <w:r w:rsidRPr="00CC4C7A">
        <w:rPr>
          <w:color w:val="222222"/>
          <w:sz w:val="20"/>
          <w:szCs w:val="20"/>
        </w:rPr>
        <w:t>the best players from South America and Africa</w:t>
      </w:r>
      <w:del w:id="48" w:author="David Kritzberg" w:date="2014-08-20T14:45:00Z">
        <w:r w:rsidRPr="00CC4C7A" w:rsidDel="00420E5F">
          <w:rPr>
            <w:color w:val="222222"/>
            <w:sz w:val="20"/>
            <w:szCs w:val="20"/>
          </w:rPr>
          <w:delText xml:space="preserve"> to relocate</w:delText>
        </w:r>
      </w:del>
      <w:r w:rsidRPr="00CC4C7A">
        <w:rPr>
          <w:color w:val="222222"/>
          <w:sz w:val="20"/>
          <w:szCs w:val="20"/>
        </w:rPr>
        <w:t xml:space="preserve"> to </w:t>
      </w:r>
      <w:r w:rsidR="009F3C4B" w:rsidRPr="00CC4C7A">
        <w:rPr>
          <w:color w:val="222222"/>
          <w:sz w:val="20"/>
          <w:szCs w:val="20"/>
        </w:rPr>
        <w:t>Europe.</w:t>
      </w:r>
      <w:r w:rsidR="009F3C4B" w:rsidRPr="00CC4C7A">
        <w:rPr>
          <w:rStyle w:val="FootnoteReference"/>
          <w:sz w:val="20"/>
          <w:szCs w:val="20"/>
        </w:rPr>
        <w:footnoteReference w:id="5"/>
      </w:r>
      <w:r w:rsidR="00A0790E" w:rsidRPr="00CC4C7A">
        <w:rPr>
          <w:color w:val="222222"/>
          <w:sz w:val="20"/>
          <w:szCs w:val="20"/>
        </w:rPr>
        <w:t xml:space="preserve"> </w:t>
      </w:r>
      <w:r w:rsidRPr="00CC4C7A">
        <w:rPr>
          <w:color w:val="222222"/>
          <w:sz w:val="20"/>
          <w:szCs w:val="20"/>
        </w:rPr>
        <w:t xml:space="preserve">International competition, however, is increasing, and despite an all-Europe final in </w:t>
      </w:r>
      <w:r w:rsidR="004B5E83" w:rsidRPr="00CC4C7A">
        <w:rPr>
          <w:color w:val="222222"/>
          <w:sz w:val="20"/>
          <w:szCs w:val="20"/>
        </w:rPr>
        <w:t>two of the</w:t>
      </w:r>
      <w:r w:rsidRPr="00CC4C7A">
        <w:rPr>
          <w:color w:val="222222"/>
          <w:sz w:val="20"/>
          <w:szCs w:val="20"/>
        </w:rPr>
        <w:t xml:space="preserve"> past t</w:t>
      </w:r>
      <w:r w:rsidR="004B5E83" w:rsidRPr="00CC4C7A">
        <w:rPr>
          <w:color w:val="222222"/>
          <w:sz w:val="20"/>
          <w:szCs w:val="20"/>
        </w:rPr>
        <w:t>hree</w:t>
      </w:r>
      <w:r w:rsidRPr="00CC4C7A">
        <w:rPr>
          <w:color w:val="222222"/>
          <w:sz w:val="20"/>
          <w:szCs w:val="20"/>
        </w:rPr>
        <w:t xml:space="preserve"> World Cups, countries outside the “core” have been improving their lot. </w:t>
      </w:r>
      <w:r w:rsidRPr="00CC4C7A">
        <w:rPr>
          <w:sz w:val="20"/>
          <w:szCs w:val="20"/>
        </w:rPr>
        <w:t xml:space="preserve">In their influential book </w:t>
      </w:r>
      <w:proofErr w:type="spellStart"/>
      <w:r w:rsidRPr="00CC4C7A">
        <w:rPr>
          <w:i/>
          <w:iCs/>
          <w:sz w:val="20"/>
          <w:szCs w:val="20"/>
        </w:rPr>
        <w:t>Soccernomics</w:t>
      </w:r>
      <w:proofErr w:type="spellEnd"/>
      <w:r w:rsidRPr="00CC4C7A">
        <w:rPr>
          <w:sz w:val="20"/>
          <w:szCs w:val="20"/>
        </w:rPr>
        <w:t xml:space="preserve">, </w:t>
      </w:r>
      <w:proofErr w:type="spellStart"/>
      <w:r w:rsidRPr="00CC4C7A">
        <w:rPr>
          <w:sz w:val="20"/>
          <w:szCs w:val="20"/>
        </w:rPr>
        <w:t>Kuper</w:t>
      </w:r>
      <w:proofErr w:type="spellEnd"/>
      <w:r w:rsidRPr="00CC4C7A">
        <w:rPr>
          <w:sz w:val="20"/>
          <w:szCs w:val="20"/>
        </w:rPr>
        <w:t xml:space="preserve"> and Szymanski (2009) question the conventional wisdom that England’s </w:t>
      </w:r>
      <w:del w:id="62" w:author="Narek Sahakyan" w:date="2014-08-20T09:37:00Z">
        <w:r w:rsidRPr="00CC4C7A" w:rsidDel="00074468">
          <w:rPr>
            <w:sz w:val="20"/>
            <w:szCs w:val="20"/>
          </w:rPr>
          <w:delText>‘recent’ slipping</w:delText>
        </w:r>
      </w:del>
      <w:ins w:id="63" w:author="Narek Sahakyan" w:date="2014-08-20T09:37:00Z">
        <w:r w:rsidR="00074468">
          <w:rPr>
            <w:sz w:val="20"/>
            <w:szCs w:val="20"/>
          </w:rPr>
          <w:t xml:space="preserve">failure </w:t>
        </w:r>
        <w:del w:id="64" w:author="David Kritzberg" w:date="2014-08-20T11:38:00Z">
          <w:r w:rsidR="00074468" w:rsidDel="00D73B8E">
            <w:rPr>
              <w:sz w:val="20"/>
              <w:szCs w:val="20"/>
            </w:rPr>
            <w:delText>i</w:delText>
          </w:r>
        </w:del>
      </w:ins>
      <w:ins w:id="65" w:author="David Kritzberg" w:date="2014-08-20T11:38:00Z">
        <w:r w:rsidR="00D73B8E">
          <w:rPr>
            <w:sz w:val="20"/>
            <w:szCs w:val="20"/>
          </w:rPr>
          <w:t>o</w:t>
        </w:r>
      </w:ins>
      <w:ins w:id="66" w:author="Narek Sahakyan" w:date="2014-08-20T09:37:00Z">
        <w:r w:rsidR="00074468">
          <w:rPr>
            <w:sz w:val="20"/>
            <w:szCs w:val="20"/>
          </w:rPr>
          <w:t xml:space="preserve">n the </w:t>
        </w:r>
      </w:ins>
      <w:del w:id="67" w:author="Narek Sahakyan" w:date="2014-08-20T09:37:00Z">
        <w:r w:rsidRPr="00CC4C7A" w:rsidDel="00074468">
          <w:rPr>
            <w:sz w:val="20"/>
            <w:szCs w:val="20"/>
          </w:rPr>
          <w:delText xml:space="preserve"> in national team success</w:delText>
        </w:r>
      </w:del>
      <w:ins w:id="68" w:author="Narek Sahakyan" w:date="2014-08-20T09:37:00Z">
        <w:r w:rsidR="00074468">
          <w:rPr>
            <w:sz w:val="20"/>
            <w:szCs w:val="20"/>
          </w:rPr>
          <w:t>international stage</w:t>
        </w:r>
      </w:ins>
      <w:r w:rsidRPr="00CC4C7A">
        <w:rPr>
          <w:sz w:val="20"/>
          <w:szCs w:val="20"/>
        </w:rPr>
        <w:t xml:space="preserve"> can be related to the increasing presence of foreign players in the English Premier League. </w:t>
      </w:r>
    </w:p>
    <w:p w:rsidR="00D94291" w:rsidRPr="00CC4C7A" w:rsidRDefault="00D94291" w:rsidP="00CC4C7A">
      <w:pPr>
        <w:spacing w:after="80"/>
        <w:ind w:firstLine="720"/>
        <w:jc w:val="both"/>
        <w:rPr>
          <w:color w:val="222222"/>
          <w:sz w:val="20"/>
          <w:szCs w:val="20"/>
        </w:rPr>
      </w:pPr>
      <w:r w:rsidRPr="00CC4C7A">
        <w:rPr>
          <w:sz w:val="20"/>
          <w:szCs w:val="20"/>
        </w:rPr>
        <w:t>Do strong domestic leagues</w:t>
      </w:r>
      <w:del w:id="69" w:author="David Kritzberg" w:date="2014-08-20T11:38:00Z">
        <w:r w:rsidRPr="00CC4C7A" w:rsidDel="00D73B8E">
          <w:rPr>
            <w:sz w:val="20"/>
            <w:szCs w:val="20"/>
          </w:rPr>
          <w:delText>, or at least</w:delText>
        </w:r>
      </w:del>
      <w:ins w:id="70" w:author="Narek" w:date="2014-08-19T15:16:00Z">
        <w:del w:id="71" w:author="David Kritzberg" w:date="2014-08-20T11:38:00Z">
          <w:r w:rsidR="00460278" w:rsidRPr="00CC4C7A" w:rsidDel="00D73B8E">
            <w:rPr>
              <w:sz w:val="20"/>
              <w:szCs w:val="20"/>
            </w:rPr>
            <w:delText xml:space="preserve"> and</w:delText>
          </w:r>
        </w:del>
      </w:ins>
      <w:del w:id="72" w:author="David Kritzberg" w:date="2014-08-20T11:38:00Z">
        <w:r w:rsidRPr="00CC4C7A" w:rsidDel="00D73B8E">
          <w:rPr>
            <w:sz w:val="20"/>
            <w:szCs w:val="20"/>
          </w:rPr>
          <w:delText xml:space="preserve"> strong domestic clubs,</w:delText>
        </w:r>
      </w:del>
      <w:r w:rsidRPr="00CC4C7A">
        <w:rPr>
          <w:sz w:val="20"/>
          <w:szCs w:val="20"/>
        </w:rPr>
        <w:t xml:space="preserve"> improve national team </w:t>
      </w:r>
      <w:del w:id="73" w:author="Narek Sahakyan" w:date="2014-08-20T09:38:00Z">
        <w:r w:rsidRPr="00CC4C7A" w:rsidDel="00074468">
          <w:rPr>
            <w:sz w:val="20"/>
            <w:szCs w:val="20"/>
          </w:rPr>
          <w:delText>success</w:delText>
        </w:r>
      </w:del>
      <w:ins w:id="74" w:author="Narek Sahakyan" w:date="2014-08-20T09:38:00Z">
        <w:del w:id="75" w:author="David Kritzberg" w:date="2014-08-20T11:39:00Z">
          <w:r w:rsidR="00074468" w:rsidDel="00D73B8E">
            <w:rPr>
              <w:sz w:val="20"/>
              <w:szCs w:val="20"/>
            </w:rPr>
            <w:delText>results</w:delText>
          </w:r>
        </w:del>
      </w:ins>
      <w:ins w:id="76" w:author="David Kritzberg" w:date="2014-08-20T11:39:00Z">
        <w:r w:rsidR="00D73B8E">
          <w:rPr>
            <w:sz w:val="20"/>
            <w:szCs w:val="20"/>
          </w:rPr>
          <w:t>performance</w:t>
        </w:r>
      </w:ins>
      <w:r w:rsidRPr="00CC4C7A">
        <w:rPr>
          <w:sz w:val="20"/>
          <w:szCs w:val="20"/>
        </w:rPr>
        <w:t xml:space="preserve">? </w:t>
      </w:r>
      <w:ins w:id="77" w:author="David Kritzberg" w:date="2014-08-20T11:41:00Z">
        <w:r w:rsidR="00D73B8E">
          <w:rPr>
            <w:sz w:val="20"/>
            <w:szCs w:val="20"/>
          </w:rPr>
          <w:t xml:space="preserve">The dominant clubs in </w:t>
        </w:r>
      </w:ins>
      <w:ins w:id="78" w:author="David Kritzberg" w:date="2014-08-20T11:40:00Z">
        <w:r w:rsidR="00D73B8E">
          <w:rPr>
            <w:sz w:val="20"/>
            <w:szCs w:val="20"/>
          </w:rPr>
          <w:t xml:space="preserve">Spain and Germany, </w:t>
        </w:r>
      </w:ins>
      <w:del w:id="79" w:author="David Kritzberg" w:date="2014-08-20T11:40:00Z">
        <w:r w:rsidRPr="00CC4C7A" w:rsidDel="00D73B8E">
          <w:rPr>
            <w:sz w:val="20"/>
            <w:szCs w:val="20"/>
          </w:rPr>
          <w:delText>T</w:delText>
        </w:r>
      </w:del>
      <w:ins w:id="80" w:author="David Kritzberg" w:date="2014-08-20T11:40:00Z">
        <w:r w:rsidR="00D73B8E">
          <w:rPr>
            <w:sz w:val="20"/>
            <w:szCs w:val="20"/>
          </w:rPr>
          <w:t>t</w:t>
        </w:r>
      </w:ins>
      <w:r w:rsidRPr="00CC4C7A">
        <w:rPr>
          <w:sz w:val="20"/>
          <w:szCs w:val="20"/>
        </w:rPr>
        <w:t xml:space="preserve">he </w:t>
      </w:r>
      <w:r w:rsidRPr="00CC4C7A">
        <w:rPr>
          <w:color w:val="222222"/>
          <w:sz w:val="20"/>
          <w:szCs w:val="20"/>
        </w:rPr>
        <w:t>dominant nati</w:t>
      </w:r>
      <w:r w:rsidR="004B5E83" w:rsidRPr="00CC4C7A">
        <w:rPr>
          <w:color w:val="222222"/>
          <w:sz w:val="20"/>
          <w:szCs w:val="20"/>
        </w:rPr>
        <w:t xml:space="preserve">onal teams of the </w:t>
      </w:r>
      <w:ins w:id="81" w:author="David Kritzberg" w:date="2014-08-20T11:40:00Z">
        <w:r w:rsidR="00D73B8E">
          <w:rPr>
            <w:color w:val="222222"/>
            <w:sz w:val="20"/>
            <w:szCs w:val="20"/>
          </w:rPr>
          <w:t xml:space="preserve">past </w:t>
        </w:r>
      </w:ins>
      <w:del w:id="82" w:author="David Kritzberg" w:date="2014-08-20T11:40:00Z">
        <w:r w:rsidR="004B5E83" w:rsidRPr="00CC4C7A" w:rsidDel="00D73B8E">
          <w:rPr>
            <w:color w:val="222222"/>
            <w:sz w:val="20"/>
            <w:szCs w:val="20"/>
          </w:rPr>
          <w:delText xml:space="preserve">current </w:delText>
        </w:r>
      </w:del>
      <w:r w:rsidR="004B5E83" w:rsidRPr="00CC4C7A">
        <w:rPr>
          <w:color w:val="222222"/>
          <w:sz w:val="20"/>
          <w:szCs w:val="20"/>
        </w:rPr>
        <w:t xml:space="preserve">decade, </w:t>
      </w:r>
      <w:del w:id="83" w:author="David Kritzberg" w:date="2014-08-20T11:40:00Z">
        <w:r w:rsidRPr="00CC4C7A" w:rsidDel="00D73B8E">
          <w:rPr>
            <w:color w:val="222222"/>
            <w:sz w:val="20"/>
            <w:szCs w:val="20"/>
          </w:rPr>
          <w:delText>Spain</w:delText>
        </w:r>
        <w:r w:rsidR="004B5E83" w:rsidRPr="00CC4C7A" w:rsidDel="00D73B8E">
          <w:rPr>
            <w:color w:val="222222"/>
            <w:sz w:val="20"/>
            <w:szCs w:val="20"/>
          </w:rPr>
          <w:delText xml:space="preserve"> and Germany</w:delText>
        </w:r>
        <w:r w:rsidRPr="00CC4C7A" w:rsidDel="00D73B8E">
          <w:rPr>
            <w:color w:val="222222"/>
            <w:sz w:val="20"/>
            <w:szCs w:val="20"/>
          </w:rPr>
          <w:delText xml:space="preserve">, </w:delText>
        </w:r>
        <w:r w:rsidR="00084901" w:rsidRPr="00CC4C7A" w:rsidDel="00D73B8E">
          <w:rPr>
            <w:color w:val="222222"/>
            <w:sz w:val="20"/>
            <w:szCs w:val="20"/>
          </w:rPr>
          <w:delText xml:space="preserve">also </w:delText>
        </w:r>
      </w:del>
      <w:del w:id="84" w:author="David Kritzberg" w:date="2014-08-20T11:41:00Z">
        <w:r w:rsidR="00084901" w:rsidRPr="00CC4C7A" w:rsidDel="00D73B8E">
          <w:rPr>
            <w:color w:val="222222"/>
            <w:sz w:val="20"/>
            <w:szCs w:val="20"/>
          </w:rPr>
          <w:delText xml:space="preserve">have </w:delText>
        </w:r>
        <w:r w:rsidRPr="00CC4C7A" w:rsidDel="00D73B8E">
          <w:rPr>
            <w:color w:val="222222"/>
            <w:sz w:val="20"/>
            <w:szCs w:val="20"/>
          </w:rPr>
          <w:delText xml:space="preserve">club teams </w:delText>
        </w:r>
      </w:del>
      <w:r w:rsidRPr="00CC4C7A">
        <w:rPr>
          <w:color w:val="222222"/>
          <w:sz w:val="20"/>
          <w:szCs w:val="20"/>
        </w:rPr>
        <w:t xml:space="preserve">have </w:t>
      </w:r>
      <w:del w:id="85" w:author="David Kritzberg" w:date="2014-08-20T12:11:00Z">
        <w:r w:rsidRPr="00CC4C7A" w:rsidDel="00206EAE">
          <w:rPr>
            <w:color w:val="222222"/>
            <w:sz w:val="20"/>
            <w:szCs w:val="20"/>
          </w:rPr>
          <w:delText>bee</w:delText>
        </w:r>
        <w:r w:rsidR="00084901" w:rsidRPr="00CC4C7A" w:rsidDel="00206EAE">
          <w:rPr>
            <w:color w:val="222222"/>
            <w:sz w:val="20"/>
            <w:szCs w:val="20"/>
          </w:rPr>
          <w:delText xml:space="preserve">n </w:delText>
        </w:r>
      </w:del>
      <w:del w:id="86" w:author="David Kritzberg" w:date="2014-08-20T11:41:00Z">
        <w:r w:rsidR="00084901" w:rsidRPr="00CC4C7A" w:rsidDel="00D73B8E">
          <w:rPr>
            <w:color w:val="222222"/>
            <w:sz w:val="20"/>
            <w:szCs w:val="20"/>
          </w:rPr>
          <w:delText xml:space="preserve">enjoying </w:delText>
        </w:r>
      </w:del>
      <w:ins w:id="87" w:author="David Kritzberg" w:date="2014-08-20T11:41:00Z">
        <w:r w:rsidR="00D73B8E" w:rsidRPr="00CC4C7A">
          <w:rPr>
            <w:color w:val="222222"/>
            <w:sz w:val="20"/>
            <w:szCs w:val="20"/>
          </w:rPr>
          <w:t>enjoy</w:t>
        </w:r>
        <w:r w:rsidR="00D73B8E">
          <w:rPr>
            <w:color w:val="222222"/>
            <w:sz w:val="20"/>
            <w:szCs w:val="20"/>
          </w:rPr>
          <w:t>ed</w:t>
        </w:r>
        <w:r w:rsidR="00D73B8E" w:rsidRPr="00CC4C7A">
          <w:rPr>
            <w:color w:val="222222"/>
            <w:sz w:val="20"/>
            <w:szCs w:val="20"/>
          </w:rPr>
          <w:t xml:space="preserve"> </w:t>
        </w:r>
      </w:ins>
      <w:r w:rsidR="00084901" w:rsidRPr="00CC4C7A">
        <w:rPr>
          <w:color w:val="222222"/>
          <w:sz w:val="20"/>
          <w:szCs w:val="20"/>
        </w:rPr>
        <w:t>unprecedented success, with an all-German 2013 UEFA final and all-Spanish 2014 UEFA final</w:t>
      </w:r>
      <w:r w:rsidR="009F3C4B" w:rsidRPr="00CC4C7A">
        <w:rPr>
          <w:color w:val="222222"/>
          <w:sz w:val="20"/>
          <w:szCs w:val="20"/>
        </w:rPr>
        <w:t>.</w:t>
      </w:r>
      <w:ins w:id="88" w:author="Narek" w:date="2014-08-19T15:12:00Z">
        <w:r w:rsidR="00460278" w:rsidRPr="00CC4C7A">
          <w:rPr>
            <w:color w:val="222222"/>
            <w:sz w:val="20"/>
            <w:szCs w:val="20"/>
          </w:rPr>
          <w:t xml:space="preserve"> </w:t>
        </w:r>
      </w:ins>
      <w:r w:rsidRPr="00CC4C7A">
        <w:rPr>
          <w:color w:val="222222"/>
          <w:sz w:val="20"/>
          <w:szCs w:val="20"/>
        </w:rPr>
        <w:t xml:space="preserve">Is this a coincidence? </w:t>
      </w:r>
      <w:r w:rsidRPr="00CC4C7A">
        <w:rPr>
          <w:sz w:val="20"/>
          <w:szCs w:val="20"/>
        </w:rPr>
        <w:t xml:space="preserve">At the time of its inception in 1996, Major League Soccer was intended as a domestic league for the United States to improve its national team performance following the 1994 World Cup. Has it worked?  </w:t>
      </w:r>
    </w:p>
    <w:p w:rsidR="00D94291" w:rsidRPr="00CC4C7A" w:rsidRDefault="00D94291" w:rsidP="00A54491">
      <w:pPr>
        <w:spacing w:after="80"/>
        <w:ind w:firstLine="720"/>
        <w:jc w:val="both"/>
        <w:rPr>
          <w:sz w:val="20"/>
          <w:szCs w:val="20"/>
        </w:rPr>
      </w:pPr>
      <w:r w:rsidRPr="00CC4C7A">
        <w:rPr>
          <w:sz w:val="20"/>
          <w:szCs w:val="20"/>
        </w:rPr>
        <w:t xml:space="preserve">This paper </w:t>
      </w:r>
      <w:r w:rsidR="004A437D" w:rsidRPr="00CC4C7A">
        <w:rPr>
          <w:sz w:val="20"/>
          <w:szCs w:val="20"/>
        </w:rPr>
        <w:t>seeks to answer these questions by addressing</w:t>
      </w:r>
      <w:r w:rsidRPr="00CC4C7A">
        <w:rPr>
          <w:sz w:val="20"/>
          <w:szCs w:val="20"/>
        </w:rPr>
        <w:t xml:space="preserve"> potential links between a country’s soccer performance at the </w:t>
      </w:r>
      <w:del w:id="89" w:author="Narek Sahakyan" w:date="2014-08-20T09:40:00Z">
        <w:r w:rsidRPr="00CC4C7A" w:rsidDel="00074468">
          <w:rPr>
            <w:sz w:val="20"/>
            <w:szCs w:val="20"/>
          </w:rPr>
          <w:delText xml:space="preserve">aggregate </w:delText>
        </w:r>
      </w:del>
      <w:r w:rsidRPr="00CC4C7A">
        <w:rPr>
          <w:sz w:val="20"/>
          <w:szCs w:val="20"/>
        </w:rPr>
        <w:t>professional club and at the national level</w:t>
      </w:r>
      <w:r w:rsidR="00E40283" w:rsidRPr="00CC4C7A">
        <w:rPr>
          <w:sz w:val="20"/>
          <w:szCs w:val="20"/>
        </w:rPr>
        <w:t>,</w:t>
      </w:r>
      <w:r w:rsidRPr="00CC4C7A">
        <w:rPr>
          <w:sz w:val="20"/>
          <w:szCs w:val="20"/>
        </w:rPr>
        <w:t xml:space="preserve"> using a</w:t>
      </w:r>
      <w:ins w:id="90" w:author="Narek Sahakyan" w:date="2014-08-20T09:40:00Z">
        <w:r w:rsidR="00074468">
          <w:rPr>
            <w:sz w:val="20"/>
            <w:szCs w:val="20"/>
          </w:rPr>
          <w:t>n aggregate</w:t>
        </w:r>
      </w:ins>
      <w:r w:rsidRPr="00CC4C7A">
        <w:rPr>
          <w:sz w:val="20"/>
          <w:szCs w:val="20"/>
        </w:rPr>
        <w:t xml:space="preserve"> measure of quality defined by the performance of its club teams in international competitions. </w:t>
      </w:r>
      <w:r w:rsidR="00084901" w:rsidRPr="00CC4C7A">
        <w:rPr>
          <w:sz w:val="20"/>
          <w:szCs w:val="20"/>
        </w:rPr>
        <w:t xml:space="preserve">We contribute to existing research on the determinants of national team performance by bringing </w:t>
      </w:r>
      <w:del w:id="91" w:author="Narek Sahakyan" w:date="2014-08-20T09:41:00Z">
        <w:r w:rsidR="00084901" w:rsidRPr="00CC4C7A" w:rsidDel="00074468">
          <w:rPr>
            <w:sz w:val="20"/>
            <w:szCs w:val="20"/>
          </w:rPr>
          <w:delText xml:space="preserve">domestic </w:delText>
        </w:r>
      </w:del>
      <w:r w:rsidR="00084901" w:rsidRPr="00CC4C7A">
        <w:rPr>
          <w:sz w:val="20"/>
          <w:szCs w:val="20"/>
        </w:rPr>
        <w:t>club teams – the places where the majority of players spend the majority of their playing careers, and where fans display their passion weekly – to the center of the discussion</w:t>
      </w:r>
      <w:ins w:id="92" w:author="Narek Sahakyan" w:date="2014-08-20T09:41:00Z">
        <w:r w:rsidR="00074468">
          <w:rPr>
            <w:sz w:val="20"/>
            <w:szCs w:val="20"/>
          </w:rPr>
          <w:t>. We</w:t>
        </w:r>
      </w:ins>
      <w:r w:rsidR="00084901" w:rsidRPr="00CC4C7A">
        <w:rPr>
          <w:sz w:val="20"/>
          <w:szCs w:val="20"/>
        </w:rPr>
        <w:t xml:space="preserve"> </w:t>
      </w:r>
      <w:del w:id="93" w:author="Narek Sahakyan" w:date="2014-08-20T09:41:00Z">
        <w:r w:rsidR="00084901" w:rsidRPr="00CC4C7A" w:rsidDel="00074468">
          <w:rPr>
            <w:sz w:val="20"/>
            <w:szCs w:val="20"/>
          </w:rPr>
          <w:delText>by c</w:delText>
        </w:r>
      </w:del>
      <w:ins w:id="94" w:author="Narek Sahakyan" w:date="2014-08-20T09:41:00Z">
        <w:r w:rsidR="00074468">
          <w:rPr>
            <w:sz w:val="20"/>
            <w:szCs w:val="20"/>
          </w:rPr>
          <w:t>c</w:t>
        </w:r>
      </w:ins>
      <w:r w:rsidRPr="00CC4C7A">
        <w:rPr>
          <w:sz w:val="20"/>
          <w:szCs w:val="20"/>
        </w:rPr>
        <w:t>onstruc</w:t>
      </w:r>
      <w:ins w:id="95" w:author="Narek Sahakyan" w:date="2014-08-20T09:41:00Z">
        <w:r w:rsidR="00074468">
          <w:rPr>
            <w:sz w:val="20"/>
            <w:szCs w:val="20"/>
          </w:rPr>
          <w:t>t</w:t>
        </w:r>
      </w:ins>
      <w:del w:id="96" w:author="Narek Sahakyan" w:date="2014-08-20T09:41:00Z">
        <w:r w:rsidRPr="00CC4C7A" w:rsidDel="00074468">
          <w:rPr>
            <w:sz w:val="20"/>
            <w:szCs w:val="20"/>
          </w:rPr>
          <w:delText>t</w:delText>
        </w:r>
        <w:r w:rsidR="00084901" w:rsidRPr="00CC4C7A" w:rsidDel="00074468">
          <w:rPr>
            <w:sz w:val="20"/>
            <w:szCs w:val="20"/>
          </w:rPr>
          <w:delText>ing</w:delText>
        </w:r>
      </w:del>
      <w:r w:rsidRPr="00CC4C7A">
        <w:rPr>
          <w:sz w:val="20"/>
          <w:szCs w:val="20"/>
        </w:rPr>
        <w:t xml:space="preserve"> an index for </w:t>
      </w:r>
      <w:r w:rsidR="00E40283" w:rsidRPr="00CC4C7A">
        <w:rPr>
          <w:sz w:val="20"/>
          <w:szCs w:val="20"/>
        </w:rPr>
        <w:t xml:space="preserve">national </w:t>
      </w:r>
      <w:r w:rsidRPr="00CC4C7A">
        <w:rPr>
          <w:i/>
          <w:iCs/>
          <w:sz w:val="20"/>
          <w:szCs w:val="20"/>
        </w:rPr>
        <w:t>soccer endowment</w:t>
      </w:r>
      <w:r w:rsidRPr="00CC4C7A">
        <w:rPr>
          <w:sz w:val="20"/>
          <w:szCs w:val="20"/>
        </w:rPr>
        <w:t>, “CLUB”</w:t>
      </w:r>
      <w:del w:id="97" w:author="Narek Sahakyan" w:date="2014-08-20T09:42:00Z">
        <w:r w:rsidRPr="00CC4C7A" w:rsidDel="00074468">
          <w:rPr>
            <w:sz w:val="20"/>
            <w:szCs w:val="20"/>
          </w:rPr>
          <w:delText>,</w:delText>
        </w:r>
      </w:del>
      <w:r w:rsidRPr="00CC4C7A">
        <w:rPr>
          <w:sz w:val="20"/>
          <w:szCs w:val="20"/>
        </w:rPr>
        <w:t xml:space="preserve"> based on aggregate performance of the country’s club teams in international </w:t>
      </w:r>
      <w:r w:rsidR="009F3C4B" w:rsidRPr="00CC4C7A">
        <w:rPr>
          <w:sz w:val="20"/>
          <w:szCs w:val="20"/>
        </w:rPr>
        <w:t>competitions.</w:t>
      </w:r>
      <w:r w:rsidR="009F3C4B" w:rsidRPr="00CC4C7A">
        <w:rPr>
          <w:rStyle w:val="FootnoteReference"/>
          <w:sz w:val="20"/>
          <w:szCs w:val="20"/>
        </w:rPr>
        <w:footnoteReference w:id="6"/>
      </w:r>
      <w:r w:rsidR="00A0790E" w:rsidRPr="00CC4C7A">
        <w:rPr>
          <w:sz w:val="20"/>
          <w:szCs w:val="20"/>
        </w:rPr>
        <w:t xml:space="preserve"> </w:t>
      </w:r>
      <w:r w:rsidRPr="00CC4C7A">
        <w:rPr>
          <w:sz w:val="20"/>
          <w:szCs w:val="20"/>
        </w:rPr>
        <w:t>A critical feature of the CLUB variable is that teams are defined by their geographical location</w:t>
      </w:r>
      <w:r w:rsidR="00B52F15" w:rsidRPr="00CC4C7A">
        <w:rPr>
          <w:sz w:val="20"/>
          <w:szCs w:val="20"/>
        </w:rPr>
        <w:t xml:space="preserve">. </w:t>
      </w:r>
      <w:r w:rsidRPr="00CC4C7A">
        <w:rPr>
          <w:sz w:val="20"/>
          <w:szCs w:val="20"/>
        </w:rPr>
        <w:t xml:space="preserve">Chelsea is an English club, whether it starts </w:t>
      </w:r>
      <w:del w:id="98" w:author="David Kritzberg" w:date="2014-08-20T14:48:00Z">
        <w:r w:rsidRPr="00CC4C7A" w:rsidDel="00420E5F">
          <w:rPr>
            <w:sz w:val="20"/>
            <w:szCs w:val="20"/>
          </w:rPr>
          <w:delText xml:space="preserve">11 </w:delText>
        </w:r>
      </w:del>
      <w:ins w:id="99" w:author="David Kritzberg" w:date="2014-08-20T14:48:00Z">
        <w:r w:rsidR="00420E5F">
          <w:rPr>
            <w:sz w:val="20"/>
            <w:szCs w:val="20"/>
          </w:rPr>
          <w:t>eleven</w:t>
        </w:r>
        <w:r w:rsidR="00420E5F" w:rsidRPr="00CC4C7A">
          <w:rPr>
            <w:sz w:val="20"/>
            <w:szCs w:val="20"/>
          </w:rPr>
          <w:t xml:space="preserve"> </w:t>
        </w:r>
      </w:ins>
      <w:r w:rsidRPr="00CC4C7A">
        <w:rPr>
          <w:sz w:val="20"/>
          <w:szCs w:val="20"/>
        </w:rPr>
        <w:t xml:space="preserve">players from England or none at all, and whether it is owned by a foreign billionaire, or run by a council of borough elders. For the purposes of this study, the effects of any club team are defined exclusively by their impacts on the national team. In extreme cases, the two can be </w:t>
      </w:r>
      <w:r w:rsidR="009F3C4B" w:rsidRPr="00CC4C7A">
        <w:rPr>
          <w:sz w:val="20"/>
          <w:szCs w:val="20"/>
        </w:rPr>
        <w:t>synonymous.</w:t>
      </w:r>
      <w:r w:rsidR="009F3C4B" w:rsidRPr="00CC4C7A">
        <w:rPr>
          <w:rStyle w:val="FootnoteReference"/>
          <w:sz w:val="20"/>
          <w:szCs w:val="20"/>
        </w:rPr>
        <w:footnoteReference w:id="7"/>
      </w:r>
      <w:r w:rsidR="00A0790E" w:rsidRPr="00CC4C7A">
        <w:rPr>
          <w:sz w:val="20"/>
          <w:szCs w:val="20"/>
        </w:rPr>
        <w:t xml:space="preserve"> </w:t>
      </w:r>
      <w:r w:rsidRPr="00CC4C7A">
        <w:rPr>
          <w:sz w:val="20"/>
          <w:szCs w:val="20"/>
        </w:rPr>
        <w:t xml:space="preserve">To correct for the inherent endogeneity between these national- and club-level soccer performance measures (FIFA and CLUB), we employ an instrumental variables approach, using two-stage least squares for panel data models (IV/2SLS). </w:t>
      </w:r>
      <w:r w:rsidR="004A437D" w:rsidRPr="00CC4C7A">
        <w:rPr>
          <w:sz w:val="20"/>
          <w:szCs w:val="20"/>
        </w:rPr>
        <w:t>Our</w:t>
      </w:r>
      <w:r w:rsidRPr="00CC4C7A">
        <w:rPr>
          <w:sz w:val="20"/>
          <w:szCs w:val="20"/>
        </w:rPr>
        <w:t xml:space="preserve"> identification strategy assumes that the instrument for CLUB, the urban population of a country, affects the success of the national team solely through its impact on domestic professional players.</w:t>
      </w:r>
      <w:r w:rsidR="009F3C4B" w:rsidRPr="00CC4C7A">
        <w:rPr>
          <w:rStyle w:val="FootnoteReference"/>
          <w:sz w:val="20"/>
          <w:szCs w:val="20"/>
        </w:rPr>
        <w:footnoteReference w:id="8"/>
      </w:r>
      <w:ins w:id="105" w:author="Narek" w:date="2014-08-20T00:19:00Z">
        <w:r w:rsidR="006E3836" w:rsidRPr="00CC4C7A">
          <w:rPr>
            <w:sz w:val="20"/>
            <w:szCs w:val="20"/>
          </w:rPr>
          <w:t xml:space="preserve"> </w:t>
        </w:r>
      </w:ins>
      <w:r w:rsidRPr="00CC4C7A">
        <w:rPr>
          <w:sz w:val="20"/>
          <w:szCs w:val="20"/>
        </w:rPr>
        <w:t>Accounting for macro-economic and resource variables, CLUB has a positive and statistically significant impact on FIFA.</w:t>
      </w:r>
    </w:p>
    <w:p w:rsidR="00D94291" w:rsidRPr="00CC4C7A" w:rsidRDefault="00D94291" w:rsidP="00A54491">
      <w:pPr>
        <w:spacing w:after="80"/>
        <w:ind w:firstLine="720"/>
        <w:jc w:val="both"/>
        <w:rPr>
          <w:sz w:val="20"/>
          <w:szCs w:val="20"/>
        </w:rPr>
      </w:pPr>
      <w:r w:rsidRPr="00CC4C7A">
        <w:rPr>
          <w:sz w:val="20"/>
          <w:szCs w:val="20"/>
        </w:rPr>
        <w:t xml:space="preserve">Another contribution of this paper is to model the relationship between soccer success and country-specific variables over time. We use FIFA Points, available on FIFA’s website to construct an annual time-series for all countries in the world, spanning from 1993 to </w:t>
      </w:r>
      <w:r w:rsidR="009F3C4B" w:rsidRPr="00CC4C7A">
        <w:rPr>
          <w:sz w:val="20"/>
          <w:szCs w:val="20"/>
        </w:rPr>
        <w:t>2010.</w:t>
      </w:r>
      <w:del w:id="106" w:author="Narek" w:date="2014-08-20T00:44:00Z">
        <w:r w:rsidR="009F3C4B" w:rsidRPr="00CC4C7A" w:rsidDel="00817DF3">
          <w:rPr>
            <w:rStyle w:val="FootnoteReference"/>
            <w:sz w:val="20"/>
            <w:szCs w:val="20"/>
          </w:rPr>
          <w:footnoteReference w:id="9"/>
        </w:r>
      </w:del>
      <w:r w:rsidR="00A0790E" w:rsidRPr="00CC4C7A">
        <w:rPr>
          <w:sz w:val="20"/>
          <w:szCs w:val="20"/>
        </w:rPr>
        <w:t xml:space="preserve"> </w:t>
      </w:r>
      <w:r w:rsidRPr="00CC4C7A">
        <w:rPr>
          <w:sz w:val="20"/>
          <w:szCs w:val="20"/>
        </w:rPr>
        <w:t xml:space="preserve">This measure of international soccer success, FIFA, is then regressed on national income and resource measures using data from the World Bank’s World Development Indicators, using fixed-effects OLS models. To account for other time-varying factors, we then </w:t>
      </w:r>
      <w:r w:rsidRPr="00CC4C7A">
        <w:rPr>
          <w:sz w:val="20"/>
          <w:szCs w:val="20"/>
        </w:rPr>
        <w:lastRenderedPageBreak/>
        <w:t>introduce additiona</w:t>
      </w:r>
      <w:r w:rsidR="007E4972" w:rsidRPr="00CC4C7A">
        <w:rPr>
          <w:sz w:val="20"/>
          <w:szCs w:val="20"/>
        </w:rPr>
        <w:t>l dynamic policy- and resource-</w:t>
      </w:r>
      <w:r w:rsidRPr="00CC4C7A">
        <w:rPr>
          <w:sz w:val="20"/>
          <w:szCs w:val="20"/>
        </w:rPr>
        <w:t>related variables and turn to analyzing the statistical relationships by confederation, to illustrate the varied effect of these factors in different parts of the world.</w:t>
      </w:r>
    </w:p>
    <w:p w:rsidR="00D94291" w:rsidRPr="00CC4C7A" w:rsidRDefault="00D94291" w:rsidP="00A54491">
      <w:pPr>
        <w:spacing w:after="80"/>
        <w:ind w:firstLine="720"/>
        <w:jc w:val="both"/>
        <w:rPr>
          <w:sz w:val="20"/>
          <w:szCs w:val="20"/>
        </w:rPr>
      </w:pPr>
      <w:r w:rsidRPr="00CC4C7A">
        <w:rPr>
          <w:sz w:val="20"/>
          <w:szCs w:val="20"/>
        </w:rPr>
        <w:t xml:space="preserve">The rest of the paper is organized as follows. Drawing on existing literature, Section 2 provides a brief review and presents the data. Section 3 develops the econometric specifications and sets up the hypothesis tests with a focus on proper identification procedures. Section 4 provides results and Section 5 offers concluding thoughts. </w:t>
      </w:r>
    </w:p>
    <w:p w:rsidR="00B52F15" w:rsidRPr="00CC4C7A" w:rsidRDefault="00B52F15" w:rsidP="00A54491">
      <w:pPr>
        <w:spacing w:after="80"/>
        <w:rPr>
          <w:b/>
          <w:sz w:val="20"/>
          <w:szCs w:val="20"/>
        </w:rPr>
      </w:pPr>
    </w:p>
    <w:p w:rsidR="00D94291" w:rsidRPr="00CC4C7A" w:rsidRDefault="00CC4C7A" w:rsidP="00A54491">
      <w:pPr>
        <w:pStyle w:val="ListParagraph"/>
        <w:numPr>
          <w:ilvl w:val="0"/>
          <w:numId w:val="34"/>
        </w:numPr>
        <w:spacing w:after="80"/>
        <w:rPr>
          <w:b/>
          <w:color w:val="auto"/>
          <w:szCs w:val="20"/>
        </w:rPr>
      </w:pPr>
      <w:r w:rsidRPr="00CC4C7A">
        <w:rPr>
          <w:b/>
          <w:szCs w:val="20"/>
        </w:rPr>
        <w:t>Literature and Data</w:t>
      </w:r>
    </w:p>
    <w:p w:rsidR="00420E5F" w:rsidRDefault="00D94291" w:rsidP="00817DF3">
      <w:pPr>
        <w:spacing w:after="80"/>
        <w:ind w:firstLine="720"/>
        <w:jc w:val="both"/>
        <w:rPr>
          <w:ins w:id="112" w:author="David Kritzberg" w:date="2014-08-20T14:49:00Z"/>
          <w:sz w:val="20"/>
          <w:szCs w:val="20"/>
        </w:rPr>
      </w:pPr>
      <w:r w:rsidRPr="00CC4C7A">
        <w:rPr>
          <w:sz w:val="20"/>
          <w:szCs w:val="20"/>
        </w:rPr>
        <w:t xml:space="preserve">The </w:t>
      </w:r>
      <w:del w:id="113" w:author="Narek Sahakyan" w:date="2014-08-20T09:44:00Z">
        <w:r w:rsidRPr="00CC4C7A" w:rsidDel="0096670D">
          <w:rPr>
            <w:sz w:val="20"/>
            <w:szCs w:val="20"/>
          </w:rPr>
          <w:delText xml:space="preserve">empirical </w:delText>
        </w:r>
      </w:del>
      <w:r w:rsidRPr="00CC4C7A">
        <w:rPr>
          <w:sz w:val="20"/>
          <w:szCs w:val="20"/>
        </w:rPr>
        <w:t xml:space="preserve">literature on the determinants of international football performance generally incorporates macroeconomic measures, geographic indicators, human development data, institution indices, and other non-economic factors typical of international trade theory that may </w:t>
      </w:r>
      <w:del w:id="114" w:author="Narek Sahakyan" w:date="2014-08-20T09:43:00Z">
        <w:r w:rsidRPr="00CC4C7A" w:rsidDel="0096670D">
          <w:rPr>
            <w:sz w:val="20"/>
            <w:szCs w:val="20"/>
          </w:rPr>
          <w:delText xml:space="preserve">impact </w:delText>
        </w:r>
      </w:del>
      <w:ins w:id="115" w:author="Narek Sahakyan" w:date="2014-08-20T09:43:00Z">
        <w:r w:rsidR="0096670D">
          <w:rPr>
            <w:sz w:val="20"/>
            <w:szCs w:val="20"/>
          </w:rPr>
          <w:t>explain</w:t>
        </w:r>
        <w:r w:rsidR="0096670D" w:rsidRPr="00CC4C7A">
          <w:rPr>
            <w:sz w:val="20"/>
            <w:szCs w:val="20"/>
          </w:rPr>
          <w:t xml:space="preserve"> </w:t>
        </w:r>
      </w:ins>
      <w:r w:rsidRPr="00CC4C7A">
        <w:rPr>
          <w:sz w:val="20"/>
          <w:szCs w:val="20"/>
        </w:rPr>
        <w:t xml:space="preserve">long-term soccer success. In these </w:t>
      </w:r>
      <w:ins w:id="116" w:author="Narek Sahakyan" w:date="2014-08-20T09:44:00Z">
        <w:r w:rsidR="0096670D">
          <w:rPr>
            <w:sz w:val="20"/>
            <w:szCs w:val="20"/>
          </w:rPr>
          <w:t xml:space="preserve">largely </w:t>
        </w:r>
        <w:r w:rsidR="0096670D" w:rsidRPr="00CC4C7A">
          <w:rPr>
            <w:sz w:val="20"/>
            <w:szCs w:val="20"/>
          </w:rPr>
          <w:t xml:space="preserve">empirical </w:t>
        </w:r>
      </w:ins>
      <w:r w:rsidRPr="00CC4C7A">
        <w:rPr>
          <w:sz w:val="20"/>
          <w:szCs w:val="20"/>
        </w:rPr>
        <w:t xml:space="preserve">studies, World Cup performance or FIFA points are usually regressed on wealth measures and population using a cross-section of countries. These variables are generally found to be good predictors of international soccer success, in which just population and income can explain upwards of 50% of variability in FIFA rankings. However, in the top-20 list of FIFA rankings available since 1993, one can consistently find relatively smaller and middle-income European and South American countries, usually recognized by their strong soccer tradition. Seminal papers in this literature, such as Hoffman, </w:t>
      </w:r>
      <w:proofErr w:type="spellStart"/>
      <w:r w:rsidRPr="00CC4C7A">
        <w:rPr>
          <w:sz w:val="20"/>
          <w:szCs w:val="20"/>
        </w:rPr>
        <w:t>Ging</w:t>
      </w:r>
      <w:proofErr w:type="spellEnd"/>
      <w:r w:rsidRPr="00CC4C7A">
        <w:rPr>
          <w:sz w:val="20"/>
          <w:szCs w:val="20"/>
        </w:rPr>
        <w:t xml:space="preserve"> and </w:t>
      </w:r>
      <w:proofErr w:type="spellStart"/>
      <w:r w:rsidRPr="00CC4C7A">
        <w:rPr>
          <w:sz w:val="20"/>
          <w:szCs w:val="20"/>
        </w:rPr>
        <w:t>Ramasamy</w:t>
      </w:r>
      <w:proofErr w:type="spellEnd"/>
      <w:r w:rsidRPr="00CC4C7A">
        <w:rPr>
          <w:sz w:val="20"/>
          <w:szCs w:val="20"/>
        </w:rPr>
        <w:t xml:space="preserve"> (2002), </w:t>
      </w:r>
      <w:r w:rsidRPr="00CC4C7A">
        <w:rPr>
          <w:color w:val="auto"/>
          <w:sz w:val="20"/>
          <w:szCs w:val="20"/>
        </w:rPr>
        <w:t>among others</w:t>
      </w:r>
      <w:bookmarkStart w:id="117" w:name="id.ed9de237c9b4"/>
      <w:bookmarkEnd w:id="117"/>
      <w:r w:rsidRPr="00CC4C7A">
        <w:rPr>
          <w:sz w:val="20"/>
          <w:szCs w:val="20"/>
        </w:rPr>
        <w:t xml:space="preserve">, heavily rely on an indicator variable for whether a country is “Latin” to explain the success of countries like Uruguay and Argentina relative to the United States and China. Other “tradition” variables, such as hosting a World Cup, number of years in FIFA, having a FIFA president from the country are also included in similar empirical papers </w:t>
      </w:r>
      <w:proofErr w:type="spellStart"/>
      <w:r w:rsidRPr="00CC4C7A">
        <w:rPr>
          <w:sz w:val="20"/>
          <w:szCs w:val="20"/>
        </w:rPr>
        <w:t>Torgler</w:t>
      </w:r>
      <w:proofErr w:type="spellEnd"/>
      <w:r w:rsidRPr="00CC4C7A">
        <w:rPr>
          <w:sz w:val="20"/>
          <w:szCs w:val="20"/>
        </w:rPr>
        <w:t xml:space="preserve"> (2006, 2007)</w:t>
      </w:r>
      <w:ins w:id="118" w:author="Narek Sahakyan" w:date="2014-08-20T09:45:00Z">
        <w:r w:rsidR="0096670D">
          <w:rPr>
            <w:sz w:val="20"/>
            <w:szCs w:val="20"/>
          </w:rPr>
          <w:t>.</w:t>
        </w:r>
      </w:ins>
    </w:p>
    <w:p w:rsidR="00D94291" w:rsidRPr="00CC4C7A" w:rsidDel="00817DF3" w:rsidRDefault="00D94291" w:rsidP="00A54491">
      <w:pPr>
        <w:spacing w:after="80"/>
        <w:ind w:firstLine="720"/>
        <w:jc w:val="both"/>
        <w:rPr>
          <w:del w:id="119" w:author="Narek" w:date="2014-08-20T00:44:00Z"/>
          <w:sz w:val="20"/>
          <w:szCs w:val="20"/>
        </w:rPr>
      </w:pPr>
      <w:del w:id="120" w:author="David Kritzberg" w:date="2014-08-20T14:49:00Z">
        <w:r w:rsidRPr="00CC4C7A" w:rsidDel="00420E5F">
          <w:rPr>
            <w:sz w:val="20"/>
            <w:szCs w:val="20"/>
          </w:rPr>
          <w:delText>.</w:delText>
        </w:r>
      </w:del>
    </w:p>
    <w:p w:rsidR="00D94291" w:rsidRPr="00CC4C7A" w:rsidRDefault="00D94291" w:rsidP="00817DF3">
      <w:pPr>
        <w:spacing w:after="80"/>
        <w:ind w:firstLine="720"/>
        <w:jc w:val="both"/>
        <w:rPr>
          <w:sz w:val="20"/>
          <w:szCs w:val="20"/>
        </w:rPr>
      </w:pPr>
      <w:proofErr w:type="spellStart"/>
      <w:r w:rsidRPr="00CC4C7A">
        <w:rPr>
          <w:sz w:val="20"/>
          <w:szCs w:val="20"/>
        </w:rPr>
        <w:t>Foer</w:t>
      </w:r>
      <w:proofErr w:type="spellEnd"/>
      <w:r w:rsidRPr="00CC4C7A">
        <w:rPr>
          <w:sz w:val="20"/>
          <w:szCs w:val="20"/>
        </w:rPr>
        <w:t xml:space="preserve"> (2004, 2006) suggests three political determinants of success in world soccer: political regime, colonial heritage, and institutions. </w:t>
      </w:r>
      <w:del w:id="121" w:author="David Kritzberg" w:date="2014-08-20T14:49:00Z">
        <w:r w:rsidRPr="00CC4C7A" w:rsidDel="00420E5F">
          <w:rPr>
            <w:sz w:val="20"/>
            <w:szCs w:val="20"/>
          </w:rPr>
          <w:delText>In his</w:delText>
        </w:r>
      </w:del>
      <w:proofErr w:type="gramStart"/>
      <w:ins w:id="122" w:author="David Kritzberg" w:date="2014-08-20T14:49:00Z">
        <w:r w:rsidR="00420E5F">
          <w:rPr>
            <w:sz w:val="20"/>
            <w:szCs w:val="20"/>
          </w:rPr>
          <w:t>He</w:t>
        </w:r>
      </w:ins>
      <w:proofErr w:type="gramEnd"/>
      <w:r w:rsidRPr="00CC4C7A">
        <w:rPr>
          <w:sz w:val="20"/>
          <w:szCs w:val="20"/>
        </w:rPr>
        <w:t xml:space="preserve"> </w:t>
      </w:r>
      <w:del w:id="123" w:author="David Kritzberg" w:date="2014-08-20T14:50:00Z">
        <w:r w:rsidRPr="00CC4C7A" w:rsidDel="00420E5F">
          <w:rPr>
            <w:sz w:val="20"/>
            <w:szCs w:val="20"/>
          </w:rPr>
          <w:delText>predict</w:delText>
        </w:r>
      </w:del>
      <w:del w:id="124" w:author="David Kritzberg" w:date="2014-08-20T14:49:00Z">
        <w:r w:rsidRPr="00CC4C7A" w:rsidDel="00420E5F">
          <w:rPr>
            <w:sz w:val="20"/>
            <w:szCs w:val="20"/>
          </w:rPr>
          <w:delText>ions</w:delText>
        </w:r>
      </w:del>
      <w:ins w:id="125" w:author="David Kritzberg" w:date="2014-08-20T14:50:00Z">
        <w:r w:rsidR="00420E5F">
          <w:rPr>
            <w:sz w:val="20"/>
            <w:szCs w:val="20"/>
          </w:rPr>
          <w:t>predictions</w:t>
        </w:r>
      </w:ins>
      <w:ins w:id="126" w:author="David Kritzberg" w:date="2014-08-20T14:49:00Z">
        <w:r w:rsidR="00420E5F">
          <w:rPr>
            <w:sz w:val="20"/>
            <w:szCs w:val="20"/>
          </w:rPr>
          <w:t xml:space="preserve"> </w:t>
        </w:r>
      </w:ins>
      <w:del w:id="127" w:author="David Kritzberg" w:date="2014-08-20T14:50:00Z">
        <w:r w:rsidRPr="00CC4C7A" w:rsidDel="00420E5F">
          <w:rPr>
            <w:sz w:val="20"/>
            <w:szCs w:val="20"/>
          </w:rPr>
          <w:delText>,</w:delText>
        </w:r>
      </w:del>
      <w:ins w:id="128" w:author="David Kritzberg" w:date="2014-08-20T14:50:00Z">
        <w:r w:rsidR="00420E5F">
          <w:rPr>
            <w:sz w:val="20"/>
            <w:szCs w:val="20"/>
          </w:rPr>
          <w:t>that</w:t>
        </w:r>
      </w:ins>
      <w:r w:rsidRPr="00CC4C7A">
        <w:rPr>
          <w:sz w:val="20"/>
          <w:szCs w:val="20"/>
        </w:rPr>
        <w:t xml:space="preserve"> colonizers beat former colonies</w:t>
      </w:r>
      <w:ins w:id="129" w:author="David Kritzberg" w:date="2014-08-20T14:50:00Z">
        <w:r w:rsidR="00420E5F">
          <w:rPr>
            <w:sz w:val="20"/>
            <w:szCs w:val="20"/>
          </w:rPr>
          <w:t xml:space="preserve"> and </w:t>
        </w:r>
      </w:ins>
      <w:del w:id="130" w:author="David Kritzberg" w:date="2014-08-20T14:50:00Z">
        <w:r w:rsidRPr="00CC4C7A" w:rsidDel="00420E5F">
          <w:rPr>
            <w:sz w:val="20"/>
            <w:szCs w:val="20"/>
          </w:rPr>
          <w:delText xml:space="preserve">, </w:delText>
        </w:r>
      </w:del>
      <w:r w:rsidRPr="00CC4C7A">
        <w:rPr>
          <w:sz w:val="20"/>
          <w:szCs w:val="20"/>
        </w:rPr>
        <w:t xml:space="preserve">oil producers </w:t>
      </w:r>
      <w:del w:id="131" w:author="David Kritzberg" w:date="2014-08-20T14:50:00Z">
        <w:r w:rsidRPr="00CC4C7A" w:rsidDel="00420E5F">
          <w:rPr>
            <w:sz w:val="20"/>
            <w:szCs w:val="20"/>
          </w:rPr>
          <w:delText>are cursed</w:delText>
        </w:r>
      </w:del>
      <w:ins w:id="132" w:author="David Kritzberg" w:date="2014-08-20T14:50:00Z">
        <w:r w:rsidR="00420E5F">
          <w:rPr>
            <w:sz w:val="20"/>
            <w:szCs w:val="20"/>
          </w:rPr>
          <w:t xml:space="preserve">will underperform. </w:t>
        </w:r>
      </w:ins>
      <w:del w:id="133" w:author="David Kritzberg" w:date="2014-08-20T14:50:00Z">
        <w:r w:rsidRPr="00CC4C7A" w:rsidDel="00420E5F">
          <w:rPr>
            <w:sz w:val="20"/>
            <w:szCs w:val="20"/>
          </w:rPr>
          <w:delText>, and d</w:delText>
        </w:r>
      </w:del>
      <w:ins w:id="134" w:author="David Kritzberg" w:date="2014-08-20T14:50:00Z">
        <w:r w:rsidR="00420E5F">
          <w:rPr>
            <w:sz w:val="20"/>
            <w:szCs w:val="20"/>
          </w:rPr>
          <w:t xml:space="preserve">He also predicts that </w:t>
        </w:r>
        <w:proofErr w:type="gramStart"/>
        <w:r w:rsidR="00420E5F">
          <w:rPr>
            <w:sz w:val="20"/>
            <w:szCs w:val="20"/>
          </w:rPr>
          <w:t>d</w:t>
        </w:r>
      </w:ins>
      <w:r w:rsidRPr="00CC4C7A">
        <w:rPr>
          <w:sz w:val="20"/>
          <w:szCs w:val="20"/>
        </w:rPr>
        <w:t>om</w:t>
      </w:r>
      <w:proofErr w:type="gramEnd"/>
      <w:del w:id="135" w:author="David Kritzberg" w:date="2014-08-20T14:51:00Z">
        <w:r w:rsidRPr="00CC4C7A" w:rsidDel="00420E5F">
          <w:rPr>
            <w:sz w:val="20"/>
            <w:szCs w:val="20"/>
          </w:rPr>
          <w:delText>estic</w:delText>
        </w:r>
      </w:del>
      <w:ins w:id="136" w:author="David Kritzberg" w:date="2014-08-20T14:51:00Z">
        <w:r w:rsidR="00420E5F">
          <w:rPr>
            <w:sz w:val="20"/>
            <w:szCs w:val="20"/>
          </w:rPr>
          <w:t>inant domestic clubs will not benefit national teams from</w:t>
        </w:r>
      </w:ins>
      <w:r w:rsidRPr="00CC4C7A">
        <w:rPr>
          <w:sz w:val="20"/>
          <w:szCs w:val="20"/>
        </w:rPr>
        <w:t xml:space="preserve"> </w:t>
      </w:r>
      <w:del w:id="137" w:author="David Kritzberg" w:date="2014-08-20T14:50:00Z">
        <w:r w:rsidRPr="00CC4C7A" w:rsidDel="00420E5F">
          <w:rPr>
            <w:sz w:val="20"/>
            <w:szCs w:val="20"/>
          </w:rPr>
          <w:delText>leagues are inconsequential for</w:delText>
        </w:r>
      </w:del>
      <w:r w:rsidRPr="00CC4C7A">
        <w:rPr>
          <w:sz w:val="20"/>
          <w:szCs w:val="20"/>
        </w:rPr>
        <w:t xml:space="preserve"> EU countries due to</w:t>
      </w:r>
      <w:ins w:id="138" w:author="David Kritzberg" w:date="2014-08-20T14:51:00Z">
        <w:r w:rsidR="00420E5F">
          <w:rPr>
            <w:sz w:val="20"/>
            <w:szCs w:val="20"/>
          </w:rPr>
          <w:t xml:space="preserve"> </w:t>
        </w:r>
      </w:ins>
      <w:del w:id="139" w:author="David Kritzberg" w:date="2014-08-20T14:51:00Z">
        <w:r w:rsidRPr="00CC4C7A" w:rsidDel="00420E5F">
          <w:rPr>
            <w:sz w:val="20"/>
            <w:szCs w:val="20"/>
          </w:rPr>
          <w:delText xml:space="preserve"> </w:delText>
        </w:r>
      </w:del>
      <w:r w:rsidRPr="00CC4C7A">
        <w:rPr>
          <w:sz w:val="20"/>
          <w:szCs w:val="20"/>
        </w:rPr>
        <w:t xml:space="preserve">player </w:t>
      </w:r>
      <w:del w:id="140" w:author="David Kritzberg" w:date="2014-08-20T14:51:00Z">
        <w:r w:rsidRPr="00CC4C7A" w:rsidDel="00420E5F">
          <w:rPr>
            <w:sz w:val="20"/>
            <w:szCs w:val="20"/>
          </w:rPr>
          <w:delText>transfers</w:delText>
        </w:r>
      </w:del>
      <w:ins w:id="141" w:author="David Kritzberg" w:date="2014-08-20T14:51:00Z">
        <w:r w:rsidR="00420E5F">
          <w:rPr>
            <w:sz w:val="20"/>
            <w:szCs w:val="20"/>
          </w:rPr>
          <w:t>mobility</w:t>
        </w:r>
      </w:ins>
      <w:r w:rsidRPr="00CC4C7A">
        <w:rPr>
          <w:sz w:val="20"/>
          <w:szCs w:val="20"/>
        </w:rPr>
        <w:t xml:space="preserve">. Cultural, political or institutional factors, such as centrally-planned economies or dictatorships tend to be associated with higher soccer performance at the international stage. </w:t>
      </w:r>
    </w:p>
    <w:p w:rsidR="00D94291" w:rsidRPr="00CC4C7A" w:rsidRDefault="00420E5F" w:rsidP="00A54491">
      <w:pPr>
        <w:spacing w:after="80"/>
        <w:ind w:firstLine="540"/>
        <w:jc w:val="both"/>
        <w:rPr>
          <w:sz w:val="20"/>
          <w:szCs w:val="20"/>
        </w:rPr>
      </w:pPr>
      <w:ins w:id="142" w:author="David Kritzberg" w:date="2014-08-20T14:52:00Z">
        <w:r>
          <w:rPr>
            <w:sz w:val="20"/>
            <w:szCs w:val="20"/>
          </w:rPr>
          <w:t>Each country</w:t>
        </w:r>
        <w:r>
          <w:rPr>
            <w:sz w:val="20"/>
            <w:szCs w:val="20"/>
          </w:rPr>
          <w:t>’</w:t>
        </w:r>
        <w:r>
          <w:rPr>
            <w:sz w:val="20"/>
            <w:szCs w:val="20"/>
          </w:rPr>
          <w:t>s collective preference for the sport of soccer raises the quality of its national side by shaping both the supply and the demand for quality play</w:t>
        </w:r>
      </w:ins>
      <w:ins w:id="143" w:author="David Kritzberg" w:date="2014-08-20T14:53:00Z">
        <w:r>
          <w:rPr>
            <w:sz w:val="20"/>
            <w:szCs w:val="20"/>
          </w:rPr>
          <w:t>,</w:t>
        </w:r>
      </w:ins>
      <w:del w:id="144" w:author="David Kritzberg" w:date="2014-08-20T14:53:00Z">
        <w:r w:rsidR="00D94291" w:rsidRPr="00CC4C7A" w:rsidDel="00420E5F">
          <w:rPr>
            <w:sz w:val="20"/>
            <w:szCs w:val="20"/>
          </w:rPr>
          <w:delText xml:space="preserve">To a certain extent, all of these measures </w:delText>
        </w:r>
        <w:r w:rsidR="00D94291" w:rsidRPr="00CC4C7A" w:rsidDel="00420E5F">
          <w:rPr>
            <w:sz w:val="20"/>
            <w:szCs w:val="20"/>
          </w:rPr>
          <w:delText xml:space="preserve">approximate </w:delText>
        </w:r>
      </w:del>
      <w:ins w:id="145" w:author="Narek" w:date="2014-08-20T00:44:00Z">
        <w:del w:id="146" w:author="David Kritzberg" w:date="2014-08-20T14:53:00Z">
          <w:r w:rsidR="00817DF3" w:rsidRPr="00CC4C7A" w:rsidDel="00420E5F">
            <w:rPr>
              <w:sz w:val="20"/>
              <w:szCs w:val="20"/>
            </w:rPr>
            <w:delText xml:space="preserve">reflect </w:delText>
          </w:r>
        </w:del>
      </w:ins>
      <w:del w:id="147" w:author="David Kritzberg" w:date="2014-08-20T14:53:00Z">
        <w:r w:rsidR="00D94291" w:rsidRPr="00CC4C7A" w:rsidDel="00420E5F">
          <w:rPr>
            <w:sz w:val="20"/>
            <w:szCs w:val="20"/>
          </w:rPr>
          <w:delText>how much a country cares about soccer, either</w:delText>
        </w:r>
      </w:del>
      <w:r w:rsidR="00D94291" w:rsidRPr="00CC4C7A">
        <w:rPr>
          <w:sz w:val="20"/>
          <w:szCs w:val="20"/>
        </w:rPr>
        <w:t xml:space="preserve"> </w:t>
      </w:r>
      <w:del w:id="148" w:author="David Kritzberg" w:date="2014-08-20T14:53:00Z">
        <w:r w:rsidR="00D94291" w:rsidRPr="00CC4C7A" w:rsidDel="00420E5F">
          <w:rPr>
            <w:sz w:val="20"/>
            <w:szCs w:val="20"/>
          </w:rPr>
          <w:delText>through its political regime</w:delText>
        </w:r>
      </w:del>
      <w:ins w:id="149" w:author="David Kritzberg" w:date="2014-08-20T14:53:00Z">
        <w:r>
          <w:rPr>
            <w:sz w:val="20"/>
            <w:szCs w:val="20"/>
          </w:rPr>
          <w:t>by</w:t>
        </w:r>
      </w:ins>
      <w:r w:rsidR="00D94291" w:rsidRPr="00CC4C7A">
        <w:rPr>
          <w:sz w:val="20"/>
          <w:szCs w:val="20"/>
        </w:rPr>
        <w:t xml:space="preserve"> diverting available resources to the development of soccer, or some inherent cultural or even religious disposition towards the sport. </w:t>
      </w:r>
      <w:del w:id="150" w:author="David Kritzberg" w:date="2014-08-20T14:53:00Z">
        <w:r w:rsidR="00D94291" w:rsidRPr="00CC4C7A" w:rsidDel="00420E5F">
          <w:rPr>
            <w:sz w:val="20"/>
            <w:szCs w:val="20"/>
          </w:rPr>
          <w:delText>This n</w:delText>
        </w:r>
      </w:del>
      <w:ins w:id="151" w:author="David Kritzberg" w:date="2014-08-20T14:53:00Z">
        <w:r>
          <w:rPr>
            <w:sz w:val="20"/>
            <w:szCs w:val="20"/>
          </w:rPr>
          <w:t>N</w:t>
        </w:r>
      </w:ins>
      <w:r w:rsidR="00D94291" w:rsidRPr="00CC4C7A">
        <w:rPr>
          <w:sz w:val="20"/>
          <w:szCs w:val="20"/>
        </w:rPr>
        <w:t xml:space="preserve">ational preference, like an invisible </w:t>
      </w:r>
      <w:r w:rsidR="004A437D" w:rsidRPr="00CC4C7A">
        <w:rPr>
          <w:sz w:val="20"/>
          <w:szCs w:val="20"/>
        </w:rPr>
        <w:t xml:space="preserve">hand of the </w:t>
      </w:r>
      <w:r w:rsidR="00D94291" w:rsidRPr="00CC4C7A">
        <w:rPr>
          <w:sz w:val="20"/>
          <w:szCs w:val="20"/>
        </w:rPr>
        <w:t xml:space="preserve">market, </w:t>
      </w:r>
      <w:ins w:id="152" w:author="Narek" w:date="2014-08-20T00:46:00Z">
        <w:r w:rsidR="00817DF3" w:rsidRPr="00CC4C7A">
          <w:rPr>
            <w:sz w:val="20"/>
            <w:szCs w:val="20"/>
          </w:rPr>
          <w:t xml:space="preserve">on one hand </w:t>
        </w:r>
      </w:ins>
      <w:ins w:id="153" w:author="Narek" w:date="2014-08-20T00:48:00Z">
        <w:r w:rsidR="00817DF3" w:rsidRPr="00CC4C7A">
          <w:rPr>
            <w:sz w:val="20"/>
            <w:szCs w:val="20"/>
          </w:rPr>
          <w:t xml:space="preserve">provides </w:t>
        </w:r>
      </w:ins>
      <w:ins w:id="154" w:author="Narek" w:date="2014-08-20T00:46:00Z">
        <w:r w:rsidR="00817DF3" w:rsidRPr="00CC4C7A">
          <w:rPr>
            <w:sz w:val="20"/>
            <w:szCs w:val="20"/>
          </w:rPr>
          <w:t xml:space="preserve">the supply, by </w:t>
        </w:r>
      </w:ins>
      <w:del w:id="155" w:author="Narek" w:date="2014-08-20T00:46:00Z">
        <w:r w:rsidR="00D94291" w:rsidRPr="00CC4C7A" w:rsidDel="00817DF3">
          <w:rPr>
            <w:sz w:val="20"/>
            <w:szCs w:val="20"/>
          </w:rPr>
          <w:delText xml:space="preserve">encourages </w:delText>
        </w:r>
      </w:del>
      <w:ins w:id="156" w:author="Narek" w:date="2014-08-20T00:46:00Z">
        <w:r w:rsidR="00817DF3" w:rsidRPr="00CC4C7A">
          <w:rPr>
            <w:sz w:val="20"/>
            <w:szCs w:val="20"/>
          </w:rPr>
          <w:t xml:space="preserve">encouraging </w:t>
        </w:r>
      </w:ins>
      <w:r w:rsidR="00D94291" w:rsidRPr="00CC4C7A">
        <w:rPr>
          <w:sz w:val="20"/>
          <w:szCs w:val="20"/>
        </w:rPr>
        <w:t xml:space="preserve">the country’s most talented </w:t>
      </w:r>
      <w:del w:id="157" w:author="Narek" w:date="2014-08-20T00:48:00Z">
        <w:r w:rsidR="00D94291" w:rsidRPr="00CC4C7A" w:rsidDel="00817DF3">
          <w:rPr>
            <w:sz w:val="20"/>
            <w:szCs w:val="20"/>
          </w:rPr>
          <w:delText xml:space="preserve">natural </w:delText>
        </w:r>
      </w:del>
      <w:r w:rsidR="00D94291" w:rsidRPr="00CC4C7A">
        <w:rPr>
          <w:sz w:val="20"/>
          <w:szCs w:val="20"/>
        </w:rPr>
        <w:t xml:space="preserve">athletes to pursue a career in </w:t>
      </w:r>
      <w:del w:id="158" w:author="Narek" w:date="2014-08-20T00:48:00Z">
        <w:r w:rsidR="00D94291" w:rsidRPr="00CC4C7A" w:rsidDel="00817DF3">
          <w:rPr>
            <w:sz w:val="20"/>
            <w:szCs w:val="20"/>
          </w:rPr>
          <w:delText xml:space="preserve">professional </w:delText>
        </w:r>
      </w:del>
      <w:r w:rsidR="00D94291" w:rsidRPr="00CC4C7A">
        <w:rPr>
          <w:sz w:val="20"/>
          <w:szCs w:val="20"/>
        </w:rPr>
        <w:t>soccer over alternatives</w:t>
      </w:r>
      <w:del w:id="159" w:author="Narek" w:date="2014-08-20T00:46:00Z">
        <w:r w:rsidR="00D94291" w:rsidRPr="00CC4C7A" w:rsidDel="00817DF3">
          <w:rPr>
            <w:sz w:val="20"/>
            <w:szCs w:val="20"/>
          </w:rPr>
          <w:delText xml:space="preserve"> (supply)</w:delText>
        </w:r>
      </w:del>
      <w:ins w:id="160" w:author="Narek" w:date="2014-08-20T00:46:00Z">
        <w:r w:rsidR="00817DF3" w:rsidRPr="00CC4C7A">
          <w:rPr>
            <w:sz w:val="20"/>
            <w:szCs w:val="20"/>
          </w:rPr>
          <w:t>,</w:t>
        </w:r>
      </w:ins>
      <w:r w:rsidR="00D94291" w:rsidRPr="00CC4C7A">
        <w:rPr>
          <w:sz w:val="20"/>
          <w:szCs w:val="20"/>
        </w:rPr>
        <w:t xml:space="preserve"> and </w:t>
      </w:r>
      <w:ins w:id="161" w:author="Narek Sahakyan" w:date="2014-08-20T09:45:00Z">
        <w:r w:rsidR="0096670D">
          <w:rPr>
            <w:sz w:val="20"/>
            <w:szCs w:val="20"/>
          </w:rPr>
          <w:t xml:space="preserve">on the other - </w:t>
        </w:r>
      </w:ins>
      <w:del w:id="162" w:author="Narek" w:date="2014-08-20T00:49:00Z">
        <w:r w:rsidR="00D94291" w:rsidRPr="00CC4C7A" w:rsidDel="00817DF3">
          <w:rPr>
            <w:sz w:val="20"/>
            <w:szCs w:val="20"/>
          </w:rPr>
          <w:delText xml:space="preserve">creates </w:delText>
        </w:r>
      </w:del>
      <w:ins w:id="163" w:author="Narek" w:date="2014-08-20T00:47:00Z">
        <w:r w:rsidR="00817DF3" w:rsidRPr="00CC4C7A">
          <w:rPr>
            <w:sz w:val="20"/>
            <w:szCs w:val="20"/>
          </w:rPr>
          <w:t>the demand</w:t>
        </w:r>
        <w:del w:id="164" w:author="Narek Sahakyan" w:date="2014-08-20T09:46:00Z">
          <w:r w:rsidR="00817DF3" w:rsidRPr="00CC4C7A" w:rsidDel="0096670D">
            <w:rPr>
              <w:sz w:val="20"/>
              <w:szCs w:val="20"/>
            </w:rPr>
            <w:delText xml:space="preserve"> </w:delText>
          </w:r>
        </w:del>
      </w:ins>
      <w:ins w:id="165" w:author="Narek" w:date="2014-08-20T00:49:00Z">
        <w:del w:id="166" w:author="Narek Sahakyan" w:date="2014-08-20T09:46:00Z">
          <w:r w:rsidR="00817DF3" w:rsidRPr="00CC4C7A" w:rsidDel="0096670D">
            <w:rPr>
              <w:sz w:val="20"/>
              <w:szCs w:val="20"/>
            </w:rPr>
            <w:delText>–</w:delText>
          </w:r>
        </w:del>
      </w:ins>
      <w:ins w:id="167" w:author="Narek Sahakyan" w:date="2014-08-20T09:46:00Z">
        <w:r w:rsidR="0096670D">
          <w:rPr>
            <w:sz w:val="20"/>
            <w:szCs w:val="20"/>
          </w:rPr>
          <w:t>,</w:t>
        </w:r>
      </w:ins>
      <w:ins w:id="168" w:author="Narek" w:date="2014-08-20T00:47:00Z">
        <w:r w:rsidR="00817DF3" w:rsidRPr="00CC4C7A">
          <w:rPr>
            <w:sz w:val="20"/>
            <w:szCs w:val="20"/>
          </w:rPr>
          <w:t xml:space="preserve"> </w:t>
        </w:r>
      </w:ins>
      <w:ins w:id="169" w:author="Narek" w:date="2014-08-20T00:49:00Z">
        <w:r w:rsidR="00817DF3" w:rsidRPr="00CC4C7A">
          <w:rPr>
            <w:sz w:val="20"/>
            <w:szCs w:val="20"/>
          </w:rPr>
          <w:t xml:space="preserve">through the </w:t>
        </w:r>
      </w:ins>
      <w:r w:rsidR="00D94291" w:rsidRPr="00CC4C7A">
        <w:rPr>
          <w:sz w:val="20"/>
          <w:szCs w:val="20"/>
        </w:rPr>
        <w:t xml:space="preserve">fans </w:t>
      </w:r>
      <w:del w:id="170" w:author="Narek" w:date="2014-08-20T00:21:00Z">
        <w:r w:rsidR="00D94291" w:rsidRPr="00CC4C7A" w:rsidDel="006E3836">
          <w:rPr>
            <w:sz w:val="20"/>
            <w:szCs w:val="20"/>
          </w:rPr>
          <w:delText xml:space="preserve">which </w:delText>
        </w:r>
      </w:del>
      <w:ins w:id="171" w:author="Narek" w:date="2014-08-20T00:21:00Z">
        <w:r w:rsidR="006E3836" w:rsidRPr="00CC4C7A">
          <w:rPr>
            <w:sz w:val="20"/>
            <w:szCs w:val="20"/>
          </w:rPr>
          <w:t xml:space="preserve">who </w:t>
        </w:r>
      </w:ins>
      <w:r w:rsidR="00D94291" w:rsidRPr="00CC4C7A">
        <w:rPr>
          <w:sz w:val="20"/>
          <w:szCs w:val="20"/>
        </w:rPr>
        <w:t>purchase tickets and fill stadiums</w:t>
      </w:r>
      <w:ins w:id="172" w:author="Narek Sahakyan" w:date="2014-08-20T09:46:00Z">
        <w:r w:rsidR="0096670D">
          <w:rPr>
            <w:sz w:val="20"/>
            <w:szCs w:val="20"/>
          </w:rPr>
          <w:t xml:space="preserve"> on a weekly </w:t>
        </w:r>
        <w:proofErr w:type="gramStart"/>
        <w:r w:rsidR="0096670D">
          <w:rPr>
            <w:sz w:val="20"/>
            <w:szCs w:val="20"/>
          </w:rPr>
          <w:t>ba</w:t>
        </w:r>
      </w:ins>
      <w:ins w:id="173" w:author="Narek Sahakyan" w:date="2014-08-20T09:47:00Z">
        <w:r w:rsidR="0096670D">
          <w:rPr>
            <w:sz w:val="20"/>
            <w:szCs w:val="20"/>
          </w:rPr>
          <w:t>s</w:t>
        </w:r>
      </w:ins>
      <w:ins w:id="174" w:author="Narek Sahakyan" w:date="2014-08-20T09:46:00Z">
        <w:r w:rsidR="0096670D">
          <w:rPr>
            <w:sz w:val="20"/>
            <w:szCs w:val="20"/>
          </w:rPr>
          <w:t>is</w:t>
        </w:r>
      </w:ins>
      <w:r w:rsidR="00D94291" w:rsidRPr="00CC4C7A">
        <w:rPr>
          <w:sz w:val="20"/>
          <w:szCs w:val="20"/>
        </w:rPr>
        <w:t xml:space="preserve"> </w:t>
      </w:r>
      <w:proofErr w:type="gramEnd"/>
      <w:del w:id="175" w:author="Narek" w:date="2014-08-20T00:47:00Z">
        <w:r w:rsidR="00D94291" w:rsidRPr="00CC4C7A" w:rsidDel="00817DF3">
          <w:rPr>
            <w:sz w:val="20"/>
            <w:szCs w:val="20"/>
          </w:rPr>
          <w:delText>(demand)</w:delText>
        </w:r>
      </w:del>
      <w:del w:id="176" w:author="Narek Sahakyan" w:date="2014-08-20T09:47:00Z">
        <w:r w:rsidR="00D94291" w:rsidRPr="00CC4C7A" w:rsidDel="0096670D">
          <w:rPr>
            <w:sz w:val="20"/>
            <w:szCs w:val="20"/>
          </w:rPr>
          <w:delText xml:space="preserve"> every week</w:delText>
        </w:r>
      </w:del>
      <w:r w:rsidR="00D94291" w:rsidRPr="00CC4C7A">
        <w:rPr>
          <w:sz w:val="20"/>
          <w:szCs w:val="20"/>
        </w:rPr>
        <w:t xml:space="preserve">. A country’s soccer </w:t>
      </w:r>
      <w:r w:rsidR="00D94291" w:rsidRPr="00CC4C7A">
        <w:rPr>
          <w:i/>
          <w:iCs/>
          <w:sz w:val="20"/>
          <w:szCs w:val="20"/>
        </w:rPr>
        <w:t>endowment</w:t>
      </w:r>
      <w:r w:rsidR="00D94291" w:rsidRPr="00CC4C7A">
        <w:rPr>
          <w:sz w:val="20"/>
          <w:szCs w:val="20"/>
        </w:rPr>
        <w:t xml:space="preserve"> also shapes its national team, comprised of the selected eleven on the field, the team coach, and the bench. </w:t>
      </w:r>
      <w:ins w:id="177" w:author="Narek Sahakyan" w:date="2014-08-20T09:47:00Z">
        <w:r w:rsidR="0096670D">
          <w:rPr>
            <w:sz w:val="20"/>
            <w:szCs w:val="20"/>
          </w:rPr>
          <w:t xml:space="preserve">Guided by </w:t>
        </w:r>
      </w:ins>
      <w:ins w:id="178" w:author="Narek Sahakyan" w:date="2014-08-20T09:48:00Z">
        <w:del w:id="179" w:author="David Kritzberg" w:date="2014-08-20T14:54:00Z">
          <w:r w:rsidR="0096670D" w:rsidDel="00420E5F">
            <w:rPr>
              <w:sz w:val="20"/>
              <w:szCs w:val="20"/>
            </w:rPr>
            <w:delText>its</w:delText>
          </w:r>
        </w:del>
      </w:ins>
      <w:ins w:id="180" w:author="Narek Sahakyan" w:date="2014-08-20T09:47:00Z">
        <w:del w:id="181" w:author="David Kritzberg" w:date="2014-08-20T14:54:00Z">
          <w:r w:rsidR="0096670D" w:rsidDel="00420E5F">
            <w:rPr>
              <w:sz w:val="20"/>
              <w:szCs w:val="20"/>
            </w:rPr>
            <w:delText xml:space="preserve"> </w:delText>
          </w:r>
        </w:del>
      </w:ins>
      <w:ins w:id="182" w:author="Narek Sahakyan" w:date="2014-08-20T09:48:00Z">
        <w:del w:id="183" w:author="David Kritzberg" w:date="2014-08-20T14:54:00Z">
          <w:r w:rsidR="0096670D" w:rsidDel="00420E5F">
            <w:rPr>
              <w:sz w:val="20"/>
              <w:szCs w:val="20"/>
            </w:rPr>
            <w:delText xml:space="preserve">peoples’ </w:delText>
          </w:r>
        </w:del>
      </w:ins>
      <w:ins w:id="184" w:author="Narek Sahakyan" w:date="2014-08-20T09:47:00Z">
        <w:del w:id="185" w:author="David Kritzberg" w:date="2014-08-20T14:54:00Z">
          <w:r w:rsidR="0096670D" w:rsidDel="00420E5F">
            <w:rPr>
              <w:sz w:val="20"/>
              <w:szCs w:val="20"/>
            </w:rPr>
            <w:delText>soccer</w:delText>
          </w:r>
        </w:del>
      </w:ins>
      <w:ins w:id="186" w:author="David Kritzberg" w:date="2014-08-20T14:54:00Z">
        <w:r>
          <w:rPr>
            <w:sz w:val="20"/>
            <w:szCs w:val="20"/>
          </w:rPr>
          <w:t>this joint</w:t>
        </w:r>
      </w:ins>
      <w:ins w:id="187" w:author="Narek Sahakyan" w:date="2014-08-20T09:47:00Z">
        <w:r w:rsidR="0096670D">
          <w:rPr>
            <w:sz w:val="20"/>
            <w:szCs w:val="20"/>
          </w:rPr>
          <w:t xml:space="preserve"> preference </w:t>
        </w:r>
      </w:ins>
      <w:ins w:id="188" w:author="David Kritzberg" w:date="2014-08-20T14:54:00Z">
        <w:r>
          <w:rPr>
            <w:sz w:val="20"/>
            <w:szCs w:val="20"/>
          </w:rPr>
          <w:t xml:space="preserve">for soccer, </w:t>
        </w:r>
      </w:ins>
      <w:ins w:id="189" w:author="Narek Sahakyan" w:date="2014-08-20T09:48:00Z">
        <w:del w:id="190" w:author="David Kritzberg" w:date="2014-08-20T14:54:00Z">
          <w:r w:rsidR="0096670D" w:rsidDel="00420E5F">
            <w:rPr>
              <w:sz w:val="20"/>
              <w:szCs w:val="20"/>
            </w:rPr>
            <w:delText>and</w:delText>
          </w:r>
        </w:del>
      </w:ins>
      <w:ins w:id="191" w:author="Narek Sahakyan" w:date="2014-08-20T09:47:00Z">
        <w:del w:id="192" w:author="David Kritzberg" w:date="2014-08-20T14:54:00Z">
          <w:r w:rsidR="0096670D" w:rsidDel="00420E5F">
            <w:rPr>
              <w:sz w:val="20"/>
              <w:szCs w:val="20"/>
            </w:rPr>
            <w:delText xml:space="preserve"> </w:delText>
          </w:r>
        </w:del>
      </w:ins>
      <w:del w:id="193" w:author="David Kritzberg" w:date="2014-08-20T14:54:00Z">
        <w:r w:rsidR="00D94291" w:rsidRPr="00CC4C7A" w:rsidDel="00420E5F">
          <w:rPr>
            <w:sz w:val="20"/>
            <w:szCs w:val="20"/>
          </w:rPr>
          <w:delText xml:space="preserve">Under </w:delText>
        </w:r>
      </w:del>
      <w:ins w:id="194" w:author="Narek Sahakyan" w:date="2014-08-20T09:48:00Z">
        <w:del w:id="195" w:author="David Kritzberg" w:date="2014-08-20T14:54:00Z">
          <w:r w:rsidR="0096670D" w:rsidDel="00420E5F">
            <w:rPr>
              <w:sz w:val="20"/>
              <w:szCs w:val="20"/>
            </w:rPr>
            <w:delText>u</w:delText>
          </w:r>
          <w:r w:rsidR="0096670D" w:rsidRPr="00CC4C7A" w:rsidDel="00420E5F">
            <w:rPr>
              <w:sz w:val="20"/>
              <w:szCs w:val="20"/>
            </w:rPr>
            <w:delText>nder</w:delText>
          </w:r>
        </w:del>
      </w:ins>
      <w:ins w:id="196" w:author="David Kritzberg" w:date="2014-08-20T14:54:00Z">
        <w:r>
          <w:rPr>
            <w:sz w:val="20"/>
            <w:szCs w:val="20"/>
          </w:rPr>
          <w:t>given</w:t>
        </w:r>
      </w:ins>
      <w:ins w:id="197" w:author="Narek Sahakyan" w:date="2014-08-20T09:48:00Z">
        <w:r w:rsidR="0096670D" w:rsidRPr="00CC4C7A">
          <w:rPr>
            <w:sz w:val="20"/>
            <w:szCs w:val="20"/>
          </w:rPr>
          <w:t xml:space="preserve"> </w:t>
        </w:r>
      </w:ins>
      <w:r w:rsidR="00D94291" w:rsidRPr="00CC4C7A">
        <w:rPr>
          <w:sz w:val="20"/>
          <w:szCs w:val="20"/>
        </w:rPr>
        <w:t xml:space="preserve">the </w:t>
      </w:r>
      <w:del w:id="198" w:author="David Kritzberg" w:date="2014-08-20T14:54:00Z">
        <w:r w:rsidR="00D94291" w:rsidRPr="00CC4C7A" w:rsidDel="009A7E53">
          <w:rPr>
            <w:sz w:val="20"/>
            <w:szCs w:val="20"/>
          </w:rPr>
          <w:delText xml:space="preserve">constraint of national </w:delText>
        </w:r>
      </w:del>
      <w:r w:rsidR="00D94291" w:rsidRPr="00CC4C7A">
        <w:rPr>
          <w:sz w:val="20"/>
          <w:szCs w:val="20"/>
        </w:rPr>
        <w:t>resource</w:t>
      </w:r>
      <w:ins w:id="199" w:author="David Kritzberg" w:date="2014-08-20T14:54:00Z">
        <w:r w:rsidR="009A7E53">
          <w:rPr>
            <w:sz w:val="20"/>
            <w:szCs w:val="20"/>
          </w:rPr>
          <w:t xml:space="preserve"> constraints</w:t>
        </w:r>
      </w:ins>
      <w:del w:id="200" w:author="David Kritzberg" w:date="2014-08-20T14:54:00Z">
        <w:r w:rsidR="00D94291" w:rsidRPr="00CC4C7A" w:rsidDel="009A7E53">
          <w:rPr>
            <w:sz w:val="20"/>
            <w:szCs w:val="20"/>
          </w:rPr>
          <w:delText>s</w:delText>
        </w:r>
      </w:del>
      <w:r w:rsidR="00D94291" w:rsidRPr="00CC4C7A">
        <w:rPr>
          <w:sz w:val="20"/>
          <w:szCs w:val="20"/>
        </w:rPr>
        <w:t xml:space="preserve">, the team is continually </w:t>
      </w:r>
      <w:del w:id="201" w:author="David Kritzberg" w:date="2014-08-20T14:55:00Z">
        <w:r w:rsidR="00D94291" w:rsidRPr="00CC4C7A" w:rsidDel="009A7E53">
          <w:rPr>
            <w:sz w:val="20"/>
            <w:szCs w:val="20"/>
          </w:rPr>
          <w:delText xml:space="preserve">perfected and </w:delText>
        </w:r>
      </w:del>
      <w:r w:rsidR="00D94291" w:rsidRPr="00CC4C7A">
        <w:rPr>
          <w:sz w:val="20"/>
          <w:szCs w:val="20"/>
        </w:rPr>
        <w:t>tested</w:t>
      </w:r>
      <w:ins w:id="202" w:author="David Kritzberg" w:date="2014-08-20T14:55:00Z">
        <w:r w:rsidR="009A7E53">
          <w:rPr>
            <w:sz w:val="20"/>
            <w:szCs w:val="20"/>
          </w:rPr>
          <w:t xml:space="preserve"> and improved in </w:t>
        </w:r>
        <w:r w:rsidR="009A7E53">
          <w:rPr>
            <w:sz w:val="20"/>
            <w:szCs w:val="20"/>
          </w:rPr>
          <w:t>international</w:t>
        </w:r>
        <w:r w:rsidR="009A7E53">
          <w:rPr>
            <w:sz w:val="20"/>
            <w:szCs w:val="20"/>
          </w:rPr>
          <w:t xml:space="preserve"> competition. </w:t>
        </w:r>
      </w:ins>
      <w:del w:id="203" w:author="David Kritzberg" w:date="2014-08-20T14:55:00Z">
        <w:r w:rsidR="00D94291" w:rsidRPr="00CC4C7A" w:rsidDel="009A7E53">
          <w:rPr>
            <w:sz w:val="20"/>
            <w:szCs w:val="20"/>
          </w:rPr>
          <w:delText xml:space="preserve"> </w:delText>
        </w:r>
      </w:del>
      <w:del w:id="204" w:author="David Kritzberg" w:date="2014-08-20T14:56:00Z">
        <w:r w:rsidR="00D94291" w:rsidRPr="00CC4C7A" w:rsidDel="009A7E53">
          <w:rPr>
            <w:sz w:val="20"/>
            <w:szCs w:val="20"/>
          </w:rPr>
          <w:delText xml:space="preserve">against other teams in (much less frequent) international matches and competitions, </w:delText>
        </w:r>
      </w:del>
      <w:ins w:id="205" w:author="David Kritzberg" w:date="2014-08-20T14:56:00Z">
        <w:r w:rsidR="009A7E53">
          <w:rPr>
            <w:sz w:val="20"/>
            <w:szCs w:val="20"/>
          </w:rPr>
          <w:t xml:space="preserve">Competitive </w:t>
        </w:r>
      </w:ins>
      <w:r w:rsidR="00D94291" w:rsidRPr="00CC4C7A">
        <w:rPr>
          <w:sz w:val="20"/>
          <w:szCs w:val="20"/>
        </w:rPr>
        <w:t xml:space="preserve">outcomes </w:t>
      </w:r>
      <w:del w:id="206" w:author="David Kritzberg" w:date="2014-08-20T14:56:00Z">
        <w:r w:rsidR="00D94291" w:rsidRPr="00CC4C7A" w:rsidDel="009A7E53">
          <w:rPr>
            <w:sz w:val="20"/>
            <w:szCs w:val="20"/>
          </w:rPr>
          <w:delText xml:space="preserve">of which </w:delText>
        </w:r>
      </w:del>
      <w:r w:rsidR="00D94291" w:rsidRPr="00CC4C7A">
        <w:rPr>
          <w:sz w:val="20"/>
          <w:szCs w:val="20"/>
        </w:rPr>
        <w:t xml:space="preserve">determine the national team’s FIFA Points and thus its relative strength. </w:t>
      </w:r>
    </w:p>
    <w:p w:rsidR="00D94291" w:rsidRPr="00CC4C7A" w:rsidRDefault="00D94291" w:rsidP="00A54491">
      <w:pPr>
        <w:spacing w:after="80"/>
        <w:ind w:firstLine="720"/>
        <w:jc w:val="both"/>
        <w:rPr>
          <w:sz w:val="20"/>
          <w:szCs w:val="20"/>
          <w:vertAlign w:val="superscript"/>
        </w:rPr>
      </w:pPr>
      <w:r w:rsidRPr="00CC4C7A">
        <w:rPr>
          <w:sz w:val="20"/>
          <w:szCs w:val="20"/>
        </w:rPr>
        <w:t xml:space="preserve">We distinguish three types of variables: (a) macroeconomic factors, (b) natural resources, and (c) soccer tradition (endowment). Table 1 summarizes the variables included in </w:t>
      </w:r>
      <w:del w:id="207" w:author="Narek Sahakyan" w:date="2014-08-20T09:49:00Z">
        <w:r w:rsidRPr="00CC4C7A" w:rsidDel="0096670D">
          <w:rPr>
            <w:sz w:val="20"/>
            <w:szCs w:val="20"/>
          </w:rPr>
          <w:delText xml:space="preserve">the </w:delText>
        </w:r>
      </w:del>
      <w:ins w:id="208" w:author="Narek Sahakyan" w:date="2014-08-20T09:49:00Z">
        <w:r w:rsidR="0096670D">
          <w:rPr>
            <w:sz w:val="20"/>
            <w:szCs w:val="20"/>
          </w:rPr>
          <w:t>our</w:t>
        </w:r>
        <w:r w:rsidR="0096670D" w:rsidRPr="00CC4C7A">
          <w:rPr>
            <w:sz w:val="20"/>
            <w:szCs w:val="20"/>
          </w:rPr>
          <w:t xml:space="preserve"> </w:t>
        </w:r>
      </w:ins>
      <w:r w:rsidRPr="00CC4C7A">
        <w:rPr>
          <w:sz w:val="20"/>
          <w:szCs w:val="20"/>
        </w:rPr>
        <w:t>model</w:t>
      </w:r>
      <w:ins w:id="209" w:author="Narek Sahakyan" w:date="2014-08-20T09:49:00Z">
        <w:r w:rsidR="0096670D">
          <w:rPr>
            <w:sz w:val="20"/>
            <w:szCs w:val="20"/>
          </w:rPr>
          <w:t>s</w:t>
        </w:r>
      </w:ins>
      <w:r w:rsidRPr="00CC4C7A">
        <w:rPr>
          <w:sz w:val="20"/>
          <w:szCs w:val="20"/>
        </w:rPr>
        <w:t xml:space="preserve"> with a note of expected signs based on relevant cites in the existing literature. We obtained all the non-soccer data from the World Development Indicators, for a set of 200 countries, spanning from 1993 to 2010. These variables are matched with annual FIFA points, which are available for this time period from the FIFA website, and with Club rankings constructed from panel data, made available by </w:t>
      </w:r>
      <w:proofErr w:type="spellStart"/>
      <w:r w:rsidRPr="00CC4C7A">
        <w:rPr>
          <w:sz w:val="20"/>
          <w:szCs w:val="20"/>
        </w:rPr>
        <w:t>Oosterpark</w:t>
      </w:r>
      <w:proofErr w:type="spellEnd"/>
      <w:r w:rsidRPr="00CC4C7A">
        <w:rPr>
          <w:sz w:val="20"/>
          <w:szCs w:val="20"/>
        </w:rPr>
        <w:t xml:space="preserve"> Rankings.</w:t>
      </w:r>
      <w:r w:rsidR="009F3C4B" w:rsidRPr="00CC4C7A">
        <w:rPr>
          <w:rStyle w:val="FootnoteReference"/>
          <w:sz w:val="20"/>
          <w:szCs w:val="20"/>
        </w:rPr>
        <w:footnoteReference w:id="10"/>
      </w:r>
      <w:r w:rsidR="009F3C4B" w:rsidRPr="00CC4C7A">
        <w:rPr>
          <w:sz w:val="20"/>
          <w:szCs w:val="20"/>
          <w:vertAlign w:val="superscript"/>
        </w:rPr>
        <w:t>,</w:t>
      </w:r>
      <w:r w:rsidR="009F3C4B" w:rsidRPr="00CC4C7A">
        <w:rPr>
          <w:rStyle w:val="FootnoteReference"/>
          <w:sz w:val="20"/>
          <w:szCs w:val="20"/>
        </w:rPr>
        <w:footnoteReference w:id="11"/>
      </w:r>
    </w:p>
    <w:p w:rsidR="009232D8" w:rsidRPr="00CC4C7A" w:rsidRDefault="009232D8" w:rsidP="00A54491">
      <w:pPr>
        <w:keepNext/>
        <w:keepLines/>
        <w:spacing w:after="80"/>
        <w:jc w:val="center"/>
        <w:rPr>
          <w:bCs/>
          <w:color w:val="auto"/>
          <w:sz w:val="20"/>
          <w:szCs w:val="20"/>
        </w:rPr>
      </w:pPr>
      <w:r w:rsidRPr="00CC4C7A">
        <w:rPr>
          <w:bCs/>
          <w:color w:val="auto"/>
          <w:sz w:val="20"/>
          <w:szCs w:val="20"/>
        </w:rPr>
        <w:lastRenderedPageBreak/>
        <w:t>T</w:t>
      </w:r>
      <w:r w:rsidR="00650C40">
        <w:rPr>
          <w:bCs/>
          <w:color w:val="auto"/>
          <w:sz w:val="20"/>
          <w:szCs w:val="20"/>
        </w:rPr>
        <w:t>able</w:t>
      </w:r>
      <w:r w:rsidRPr="00CC4C7A">
        <w:rPr>
          <w:bCs/>
          <w:color w:val="auto"/>
          <w:sz w:val="20"/>
          <w:szCs w:val="20"/>
        </w:rPr>
        <w:t xml:space="preserve"> 1</w:t>
      </w:r>
      <w:r w:rsidR="006A1D8F" w:rsidRPr="00CC4C7A">
        <w:rPr>
          <w:bCs/>
          <w:color w:val="auto"/>
          <w:sz w:val="20"/>
          <w:szCs w:val="20"/>
        </w:rPr>
        <w:t xml:space="preserve">: </w:t>
      </w:r>
      <w:r w:rsidRPr="00CC4C7A">
        <w:rPr>
          <w:bCs/>
          <w:color w:val="auto"/>
          <w:sz w:val="20"/>
          <w:szCs w:val="20"/>
        </w:rPr>
        <w:t>Data summary and hypotheses</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17"/>
        <w:gridCol w:w="1056"/>
        <w:gridCol w:w="3253"/>
        <w:gridCol w:w="2213"/>
      </w:tblGrid>
      <w:tr w:rsidR="00A54491" w:rsidRPr="00CC4C7A" w:rsidTr="00CC4C7A">
        <w:trPr>
          <w:trHeight w:val="630"/>
        </w:trPr>
        <w:tc>
          <w:tcPr>
            <w:tcW w:w="1431"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bCs/>
                <w:sz w:val="20"/>
                <w:szCs w:val="20"/>
              </w:rPr>
              <w:t>Variable</w:t>
            </w:r>
          </w:p>
        </w:tc>
        <w:tc>
          <w:tcPr>
            <w:tcW w:w="578"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Label</w:t>
            </w:r>
          </w:p>
        </w:tc>
        <w:tc>
          <w:tcPr>
            <w:tcW w:w="1780"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Expected Positive Effect</w:t>
            </w:r>
          </w:p>
        </w:tc>
        <w:tc>
          <w:tcPr>
            <w:tcW w:w="1211" w:type="pct"/>
            <w:shd w:val="solid" w:color="F2F2F2" w:fill="F2F2F2"/>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Expected Negative Effect</w:t>
            </w:r>
          </w:p>
        </w:tc>
      </w:tr>
      <w:tr w:rsidR="009232D8" w:rsidRPr="00CC4C7A" w:rsidTr="00CC4C7A">
        <w:trPr>
          <w:trHeight w:val="168"/>
        </w:trPr>
        <w:tc>
          <w:tcPr>
            <w:tcW w:w="5000" w:type="pct"/>
            <w:gridSpan w:val="4"/>
            <w:shd w:val="solid" w:color="B8CCE4" w:fill="B8CCE4"/>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a. Macroeconomic factors</w:t>
            </w:r>
          </w:p>
        </w:tc>
      </w:tr>
      <w:tr w:rsidR="00A54491" w:rsidRPr="00CC4C7A" w:rsidTr="00CC4C7A">
        <w:trPr>
          <w:trHeight w:val="1436"/>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GDP Per Capita (thousands)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GDP</w:t>
            </w:r>
          </w:p>
        </w:tc>
        <w:tc>
          <w:tcPr>
            <w:tcW w:w="1780" w:type="pct"/>
            <w:tcMar>
              <w:top w:w="0" w:type="dxa"/>
              <w:left w:w="108" w:type="dxa"/>
              <w:bottom w:w="0" w:type="dxa"/>
              <w:right w:w="108" w:type="dxa"/>
            </w:tcMar>
            <w:vAlign w:val="center"/>
          </w:tcPr>
          <w:p w:rsidR="009232D8" w:rsidRPr="00CC4C7A" w:rsidRDefault="004A437D" w:rsidP="00A54491">
            <w:pPr>
              <w:keepNext/>
              <w:keepLines/>
              <w:spacing w:after="80"/>
              <w:jc w:val="center"/>
              <w:rPr>
                <w:sz w:val="20"/>
                <w:szCs w:val="20"/>
              </w:rPr>
            </w:pPr>
            <w:r w:rsidRPr="00CC4C7A">
              <w:rPr>
                <w:sz w:val="20"/>
                <w:szCs w:val="20"/>
              </w:rPr>
              <w:t xml:space="preserve">Hoffman, </w:t>
            </w:r>
            <w:proofErr w:type="spellStart"/>
            <w:r w:rsidRPr="00CC4C7A">
              <w:rPr>
                <w:sz w:val="20"/>
                <w:szCs w:val="20"/>
              </w:rPr>
              <w:t>Ging</w:t>
            </w:r>
            <w:proofErr w:type="spellEnd"/>
            <w:r w:rsidRPr="00CC4C7A">
              <w:rPr>
                <w:sz w:val="20"/>
                <w:szCs w:val="20"/>
              </w:rPr>
              <w:t xml:space="preserve">, </w:t>
            </w:r>
            <w:proofErr w:type="spellStart"/>
            <w:r w:rsidRPr="00CC4C7A">
              <w:rPr>
                <w:sz w:val="20"/>
                <w:szCs w:val="20"/>
              </w:rPr>
              <w:t>Ramasamy</w:t>
            </w:r>
            <w:proofErr w:type="spellEnd"/>
            <w:r w:rsidRPr="00CC4C7A">
              <w:rPr>
                <w:sz w:val="20"/>
                <w:szCs w:val="20"/>
              </w:rPr>
              <w:t xml:space="preserve"> (</w:t>
            </w:r>
            <w:r w:rsidR="009232D8" w:rsidRPr="00CC4C7A">
              <w:rPr>
                <w:sz w:val="20"/>
                <w:szCs w:val="20"/>
              </w:rPr>
              <w:t>2002)</w:t>
            </w:r>
          </w:p>
          <w:p w:rsidR="009232D8" w:rsidRPr="00CC4C7A" w:rsidRDefault="009232D8" w:rsidP="00A54491">
            <w:pPr>
              <w:keepNext/>
              <w:keepLines/>
              <w:spacing w:after="80"/>
              <w:jc w:val="center"/>
              <w:rPr>
                <w:sz w:val="20"/>
                <w:szCs w:val="20"/>
              </w:rPr>
            </w:pPr>
            <w:r w:rsidRPr="00CC4C7A">
              <w:rPr>
                <w:sz w:val="20"/>
                <w:szCs w:val="20"/>
              </w:rPr>
              <w:t>Houston and Wilson (2002)</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(2004, 2008)</w:t>
            </w:r>
          </w:p>
          <w:p w:rsidR="009232D8" w:rsidRPr="00CC4C7A" w:rsidRDefault="009232D8" w:rsidP="00A54491">
            <w:pPr>
              <w:keepNext/>
              <w:keepLines/>
              <w:spacing w:after="80"/>
              <w:jc w:val="center"/>
              <w:rPr>
                <w:sz w:val="20"/>
                <w:szCs w:val="20"/>
              </w:rPr>
            </w:pPr>
            <w:r w:rsidRPr="00CC4C7A">
              <w:rPr>
                <w:sz w:val="20"/>
                <w:szCs w:val="20"/>
              </w:rPr>
              <w:t xml:space="preserve">De </w:t>
            </w:r>
            <w:proofErr w:type="spellStart"/>
            <w:r w:rsidRPr="00CC4C7A">
              <w:rPr>
                <w:sz w:val="20"/>
                <w:szCs w:val="20"/>
              </w:rPr>
              <w:t>Bosscher</w:t>
            </w:r>
            <w:proofErr w:type="spellEnd"/>
            <w:r w:rsidRPr="00CC4C7A">
              <w:rPr>
                <w:sz w:val="20"/>
                <w:szCs w:val="20"/>
              </w:rPr>
              <w:t>, et al. (2006)</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1609"/>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GDP Per Capita (thousands) Squared</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 xml:space="preserve">GDP </w:t>
            </w:r>
            <w:r w:rsidRPr="00CC4C7A">
              <w:rPr>
                <w:i/>
                <w:color w:val="230BB5"/>
                <w:sz w:val="20"/>
                <w:szCs w:val="20"/>
                <w:vertAlign w:val="superscript"/>
              </w:rPr>
              <w:t>2</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c>
          <w:tcPr>
            <w:tcW w:w="1211" w:type="pct"/>
            <w:tcMar>
              <w:top w:w="0" w:type="dxa"/>
              <w:left w:w="108" w:type="dxa"/>
              <w:bottom w:w="0" w:type="dxa"/>
              <w:right w:w="108" w:type="dxa"/>
            </w:tcMar>
            <w:vAlign w:val="center"/>
          </w:tcPr>
          <w:p w:rsidR="009232D8" w:rsidRPr="00CC4C7A" w:rsidRDefault="004A437D" w:rsidP="00A54491">
            <w:pPr>
              <w:keepNext/>
              <w:keepLines/>
              <w:spacing w:after="80"/>
              <w:jc w:val="center"/>
              <w:rPr>
                <w:sz w:val="20"/>
                <w:szCs w:val="20"/>
              </w:rPr>
            </w:pPr>
            <w:r w:rsidRPr="00CC4C7A">
              <w:rPr>
                <w:sz w:val="20"/>
                <w:szCs w:val="20"/>
              </w:rPr>
              <w:t xml:space="preserve">Hoffman, </w:t>
            </w:r>
            <w:proofErr w:type="spellStart"/>
            <w:r w:rsidRPr="00CC4C7A">
              <w:rPr>
                <w:sz w:val="20"/>
                <w:szCs w:val="20"/>
              </w:rPr>
              <w:t>Ging</w:t>
            </w:r>
            <w:proofErr w:type="spellEnd"/>
            <w:r w:rsidRPr="00CC4C7A">
              <w:rPr>
                <w:sz w:val="20"/>
                <w:szCs w:val="20"/>
              </w:rPr>
              <w:t xml:space="preserve">, </w:t>
            </w:r>
            <w:proofErr w:type="spellStart"/>
            <w:r w:rsidRPr="00CC4C7A">
              <w:rPr>
                <w:sz w:val="20"/>
                <w:szCs w:val="20"/>
              </w:rPr>
              <w:t>Ramasamy</w:t>
            </w:r>
            <w:proofErr w:type="spellEnd"/>
            <w:r w:rsidR="009232D8" w:rsidRPr="00CC4C7A">
              <w:rPr>
                <w:sz w:val="20"/>
                <w:szCs w:val="20"/>
              </w:rPr>
              <w:t>(2002)</w:t>
            </w:r>
          </w:p>
          <w:p w:rsidR="009232D8" w:rsidRPr="00CC4C7A" w:rsidRDefault="009232D8" w:rsidP="00A54491">
            <w:pPr>
              <w:keepNext/>
              <w:keepLines/>
              <w:spacing w:after="80"/>
              <w:jc w:val="center"/>
              <w:rPr>
                <w:sz w:val="20"/>
                <w:szCs w:val="20"/>
              </w:rPr>
            </w:pPr>
            <w:r w:rsidRPr="00CC4C7A">
              <w:rPr>
                <w:sz w:val="20"/>
                <w:szCs w:val="20"/>
              </w:rPr>
              <w:t>Houston and Wilson (2002)</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(2007)</w:t>
            </w:r>
          </w:p>
        </w:tc>
      </w:tr>
      <w:tr w:rsidR="00A54491" w:rsidRPr="00CC4C7A" w:rsidTr="00CC4C7A">
        <w:trPr>
          <w:trHeight w:val="724"/>
        </w:trPr>
        <w:tc>
          <w:tcPr>
            <w:tcW w:w="1431" w:type="pct"/>
            <w:tcMar>
              <w:top w:w="0" w:type="dxa"/>
              <w:left w:w="108" w:type="dxa"/>
              <w:bottom w:w="0" w:type="dxa"/>
              <w:right w:w="108" w:type="dxa"/>
            </w:tcMar>
            <w:vAlign w:val="center"/>
          </w:tcPr>
          <w:p w:rsidR="009232D8" w:rsidRPr="00CC4C7A" w:rsidRDefault="001A42D3" w:rsidP="00A54491">
            <w:pPr>
              <w:keepNext/>
              <w:keepLines/>
              <w:spacing w:after="80"/>
              <w:rPr>
                <w:sz w:val="20"/>
                <w:szCs w:val="20"/>
              </w:rPr>
            </w:pPr>
            <w:r w:rsidRPr="00CC4C7A">
              <w:rPr>
                <w:bCs/>
                <w:sz w:val="20"/>
                <w:szCs w:val="20"/>
              </w:rPr>
              <w:t xml:space="preserve">Trade as% </w:t>
            </w:r>
            <w:r w:rsidR="009232D8" w:rsidRPr="00CC4C7A">
              <w:rPr>
                <w:bCs/>
                <w:sz w:val="20"/>
                <w:szCs w:val="20"/>
              </w:rPr>
              <w:t>of GDP</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TRADE</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Milanovic</w:t>
            </w:r>
            <w:proofErr w:type="spellEnd"/>
            <w:r w:rsidRPr="00CC4C7A">
              <w:rPr>
                <w:sz w:val="20"/>
                <w:szCs w:val="20"/>
              </w:rPr>
              <w:t xml:space="preserve"> (2004)</w:t>
            </w:r>
          </w:p>
          <w:p w:rsidR="009232D8" w:rsidRPr="00CC4C7A" w:rsidRDefault="009232D8" w:rsidP="00A54491">
            <w:pPr>
              <w:keepNext/>
              <w:keepLines/>
              <w:spacing w:after="80"/>
              <w:jc w:val="center"/>
              <w:rPr>
                <w:sz w:val="20"/>
                <w:szCs w:val="20"/>
              </w:rPr>
            </w:pPr>
            <w:proofErr w:type="spellStart"/>
            <w:r w:rsidRPr="00CC4C7A">
              <w:rPr>
                <w:sz w:val="20"/>
                <w:szCs w:val="20"/>
              </w:rPr>
              <w:t>Baur</w:t>
            </w:r>
            <w:proofErr w:type="spellEnd"/>
            <w:r w:rsidRPr="00CC4C7A">
              <w:rPr>
                <w:sz w:val="20"/>
                <w:szCs w:val="20"/>
              </w:rPr>
              <w:t xml:space="preserve"> and Lehmann (2007)</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1086"/>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Inflation, consumer prices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INFL</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p w:rsidR="009232D8" w:rsidRPr="00CC4C7A" w:rsidRDefault="009232D8" w:rsidP="00A54491">
            <w:pPr>
              <w:keepNext/>
              <w:keepLines/>
              <w:spacing w:after="80"/>
              <w:jc w:val="center"/>
              <w:rPr>
                <w:sz w:val="20"/>
                <w:szCs w:val="20"/>
              </w:rPr>
            </w:pPr>
          </w:p>
          <w:p w:rsidR="009232D8" w:rsidRPr="00CC4C7A" w:rsidRDefault="009232D8" w:rsidP="00A54491">
            <w:pPr>
              <w:keepNext/>
              <w:keepLines/>
              <w:spacing w:after="80"/>
              <w:jc w:val="center"/>
              <w:rPr>
                <w:sz w:val="20"/>
                <w:szCs w:val="20"/>
              </w:rPr>
            </w:pPr>
          </w:p>
        </w:tc>
      </w:tr>
      <w:tr w:rsidR="009232D8" w:rsidRPr="00CC4C7A" w:rsidTr="00CC4C7A">
        <w:trPr>
          <w:trHeight w:val="362"/>
        </w:trPr>
        <w:tc>
          <w:tcPr>
            <w:tcW w:w="5000" w:type="pct"/>
            <w:gridSpan w:val="4"/>
            <w:shd w:val="solid" w:color="B8CCE4" w:fill="B8CCE4"/>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b. Resources / Infrastructure</w:t>
            </w:r>
          </w:p>
        </w:tc>
      </w:tr>
      <w:tr w:rsidR="00A54491" w:rsidRPr="00CC4C7A" w:rsidTr="00CC4C7A">
        <w:trPr>
          <w:trHeight w:val="71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Oil Rents as % of GDP</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OIL</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Leeds and Leeds (2009)</w:t>
            </w:r>
          </w:p>
          <w:p w:rsidR="009232D8" w:rsidRPr="00CC4C7A" w:rsidRDefault="009232D8" w:rsidP="00A54491">
            <w:pPr>
              <w:keepNext/>
              <w:keepLines/>
              <w:spacing w:after="80"/>
              <w:jc w:val="center"/>
              <w:rPr>
                <w:sz w:val="20"/>
                <w:szCs w:val="20"/>
              </w:rPr>
            </w:pPr>
            <w:proofErr w:type="spellStart"/>
            <w:r w:rsidRPr="00CC4C7A">
              <w:rPr>
                <w:sz w:val="20"/>
                <w:szCs w:val="20"/>
              </w:rPr>
              <w:t>Luiz</w:t>
            </w:r>
            <w:proofErr w:type="spellEnd"/>
            <w:r w:rsidRPr="00CC4C7A">
              <w:rPr>
                <w:sz w:val="20"/>
                <w:szCs w:val="20"/>
              </w:rPr>
              <w:t xml:space="preserve"> and </w:t>
            </w:r>
            <w:proofErr w:type="spellStart"/>
            <w:r w:rsidRPr="00CC4C7A">
              <w:rPr>
                <w:sz w:val="20"/>
                <w:szCs w:val="20"/>
              </w:rPr>
              <w:t>Fadal</w:t>
            </w:r>
            <w:proofErr w:type="spellEnd"/>
            <w:r w:rsidRPr="00CC4C7A">
              <w:rPr>
                <w:sz w:val="20"/>
                <w:szCs w:val="20"/>
              </w:rPr>
              <w:t xml:space="preserve"> (2010)</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Foer (2004, 2006)</w:t>
            </w:r>
          </w:p>
        </w:tc>
      </w:tr>
      <w:tr w:rsidR="00A54491" w:rsidRPr="00CC4C7A" w:rsidTr="00CC4C7A">
        <w:trPr>
          <w:trHeight w:val="71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Population (millions)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POP</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Macmillan and Smith (2007)</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(2007)</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617"/>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Population (millions) squared</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 xml:space="preserve">POP </w:t>
            </w:r>
            <w:r w:rsidRPr="00CC4C7A">
              <w:rPr>
                <w:i/>
                <w:color w:val="230BB5"/>
                <w:sz w:val="20"/>
                <w:szCs w:val="20"/>
                <w:vertAlign w:val="superscript"/>
              </w:rPr>
              <w:t>2</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Macmillan and Smith (2007)</w:t>
            </w:r>
          </w:p>
        </w:tc>
      </w:tr>
      <w:tr w:rsidR="00A54491" w:rsidRPr="00CC4C7A" w:rsidTr="00CC4C7A">
        <w:trPr>
          <w:trHeight w:val="36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Life expectancy at birth</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LEB</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Kavetsos</w:t>
            </w:r>
            <w:proofErr w:type="spellEnd"/>
            <w:r w:rsidRPr="00CC4C7A">
              <w:rPr>
                <w:sz w:val="20"/>
                <w:szCs w:val="20"/>
              </w:rPr>
              <w:t xml:space="preserve"> and </w:t>
            </w:r>
            <w:proofErr w:type="spellStart"/>
            <w:r w:rsidRPr="00CC4C7A">
              <w:rPr>
                <w:sz w:val="20"/>
                <w:szCs w:val="20"/>
              </w:rPr>
              <w:t>Szymanksi</w:t>
            </w:r>
            <w:proofErr w:type="spellEnd"/>
            <w:r w:rsidRPr="00CC4C7A">
              <w:rPr>
                <w:sz w:val="20"/>
                <w:szCs w:val="20"/>
              </w:rPr>
              <w:t xml:space="preserve"> (2008)</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1086"/>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Urban population as % of total</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proofErr w:type="spellStart"/>
            <w:r w:rsidRPr="00CC4C7A">
              <w:rPr>
                <w:i/>
                <w:color w:val="230BB5"/>
                <w:sz w:val="20"/>
                <w:szCs w:val="20"/>
              </w:rPr>
              <w:t>UrbPOP</w:t>
            </w:r>
            <w:proofErr w:type="spellEnd"/>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Kuper</w:t>
            </w:r>
            <w:proofErr w:type="spellEnd"/>
            <w:r w:rsidRPr="00CC4C7A">
              <w:rPr>
                <w:sz w:val="20"/>
                <w:szCs w:val="20"/>
              </w:rPr>
              <w:t xml:space="preserve"> and Szymanski (2009)</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p w:rsidR="009232D8" w:rsidRPr="00CC4C7A" w:rsidRDefault="009232D8" w:rsidP="00A54491">
            <w:pPr>
              <w:keepNext/>
              <w:keepLines/>
              <w:spacing w:after="80"/>
              <w:jc w:val="center"/>
              <w:rPr>
                <w:sz w:val="20"/>
                <w:szCs w:val="20"/>
              </w:rPr>
            </w:pPr>
          </w:p>
          <w:p w:rsidR="009232D8" w:rsidRPr="00CC4C7A" w:rsidRDefault="009232D8" w:rsidP="00A54491">
            <w:pPr>
              <w:keepNext/>
              <w:keepLines/>
              <w:spacing w:after="80"/>
              <w:jc w:val="center"/>
              <w:rPr>
                <w:sz w:val="20"/>
                <w:szCs w:val="20"/>
              </w:rPr>
            </w:pPr>
          </w:p>
        </w:tc>
      </w:tr>
      <w:tr w:rsidR="009232D8" w:rsidRPr="00CC4C7A" w:rsidTr="00CC4C7A">
        <w:trPr>
          <w:trHeight w:val="349"/>
        </w:trPr>
        <w:tc>
          <w:tcPr>
            <w:tcW w:w="5000" w:type="pct"/>
            <w:gridSpan w:val="4"/>
            <w:shd w:val="solid" w:color="B8CCE4" w:fill="B8CCE4"/>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c. Tradition / Endowment</w:t>
            </w:r>
          </w:p>
        </w:tc>
      </w:tr>
      <w:tr w:rsidR="00A54491" w:rsidRPr="00CC4C7A" w:rsidTr="00CC4C7A">
        <w:trPr>
          <w:trHeight w:val="992"/>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Host of World Cup, years in FIFA,</w:t>
            </w:r>
          </w:p>
          <w:p w:rsidR="009232D8" w:rsidRPr="00CC4C7A" w:rsidRDefault="009232D8" w:rsidP="00A54491">
            <w:pPr>
              <w:keepNext/>
              <w:keepLines/>
              <w:spacing w:after="80"/>
              <w:rPr>
                <w:bCs/>
                <w:sz w:val="20"/>
                <w:szCs w:val="20"/>
              </w:rPr>
            </w:pPr>
            <w:r w:rsidRPr="00CC4C7A">
              <w:rPr>
                <w:bCs/>
                <w:sz w:val="20"/>
                <w:szCs w:val="20"/>
              </w:rPr>
              <w:t>FIFA president</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(2004, 2008)</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979"/>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Latin American culture</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w:t>
            </w:r>
          </w:p>
        </w:tc>
        <w:tc>
          <w:tcPr>
            <w:tcW w:w="1780" w:type="pct"/>
            <w:tcMar>
              <w:top w:w="0" w:type="dxa"/>
              <w:left w:w="108" w:type="dxa"/>
              <w:bottom w:w="0" w:type="dxa"/>
              <w:right w:w="108" w:type="dxa"/>
            </w:tcMar>
            <w:vAlign w:val="center"/>
          </w:tcPr>
          <w:p w:rsidR="009232D8" w:rsidRPr="00CC4C7A" w:rsidRDefault="004A437D" w:rsidP="00A54491">
            <w:pPr>
              <w:keepNext/>
              <w:keepLines/>
              <w:spacing w:after="80"/>
              <w:jc w:val="center"/>
              <w:rPr>
                <w:sz w:val="20"/>
                <w:szCs w:val="20"/>
              </w:rPr>
            </w:pPr>
            <w:r w:rsidRPr="00CC4C7A">
              <w:rPr>
                <w:sz w:val="20"/>
                <w:szCs w:val="20"/>
              </w:rPr>
              <w:t xml:space="preserve">Hoffman, </w:t>
            </w:r>
            <w:proofErr w:type="spellStart"/>
            <w:r w:rsidRPr="00CC4C7A">
              <w:rPr>
                <w:sz w:val="20"/>
                <w:szCs w:val="20"/>
              </w:rPr>
              <w:t>Ging</w:t>
            </w:r>
            <w:proofErr w:type="spellEnd"/>
            <w:r w:rsidRPr="00CC4C7A">
              <w:rPr>
                <w:sz w:val="20"/>
                <w:szCs w:val="20"/>
              </w:rPr>
              <w:t xml:space="preserve">, and </w:t>
            </w:r>
            <w:proofErr w:type="spellStart"/>
            <w:r w:rsidRPr="00CC4C7A">
              <w:rPr>
                <w:sz w:val="20"/>
                <w:szCs w:val="20"/>
              </w:rPr>
              <w:t>Ramasamy</w:t>
            </w:r>
            <w:proofErr w:type="spellEnd"/>
            <w:r w:rsidR="009232D8" w:rsidRPr="00CC4C7A">
              <w:rPr>
                <w:sz w:val="20"/>
                <w:szCs w:val="20"/>
              </w:rPr>
              <w:t xml:space="preserve"> (2002)</w:t>
            </w:r>
          </w:p>
          <w:p w:rsidR="009232D8" w:rsidRPr="00CC4C7A" w:rsidRDefault="009232D8" w:rsidP="00A54491">
            <w:pPr>
              <w:keepNext/>
              <w:keepLines/>
              <w:spacing w:after="80"/>
              <w:jc w:val="center"/>
              <w:rPr>
                <w:sz w:val="20"/>
                <w:szCs w:val="20"/>
              </w:rPr>
            </w:pPr>
            <w:proofErr w:type="spellStart"/>
            <w:r w:rsidRPr="00CC4C7A">
              <w:rPr>
                <w:sz w:val="20"/>
                <w:szCs w:val="20"/>
              </w:rPr>
              <w:t>Torgler</w:t>
            </w:r>
            <w:proofErr w:type="spellEnd"/>
            <w:r w:rsidRPr="00CC4C7A">
              <w:rPr>
                <w:sz w:val="20"/>
                <w:szCs w:val="20"/>
              </w:rPr>
              <w:t xml:space="preserve"> (2007)</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r w:rsidR="00A54491" w:rsidRPr="00CC4C7A" w:rsidTr="00CC4C7A">
        <w:trPr>
          <w:trHeight w:val="724"/>
        </w:trPr>
        <w:tc>
          <w:tcPr>
            <w:tcW w:w="1431" w:type="pct"/>
            <w:tcMar>
              <w:top w:w="0" w:type="dxa"/>
              <w:left w:w="108" w:type="dxa"/>
              <w:bottom w:w="0" w:type="dxa"/>
              <w:right w:w="108" w:type="dxa"/>
            </w:tcMar>
            <w:vAlign w:val="center"/>
          </w:tcPr>
          <w:p w:rsidR="009232D8" w:rsidRPr="00CC4C7A" w:rsidRDefault="009232D8" w:rsidP="00A54491">
            <w:pPr>
              <w:keepNext/>
              <w:keepLines/>
              <w:spacing w:after="80"/>
              <w:rPr>
                <w:sz w:val="20"/>
                <w:szCs w:val="20"/>
              </w:rPr>
            </w:pPr>
            <w:r w:rsidRPr="00CC4C7A">
              <w:rPr>
                <w:bCs/>
                <w:sz w:val="20"/>
                <w:szCs w:val="20"/>
              </w:rPr>
              <w:t>Domestic league quality / success</w:t>
            </w:r>
          </w:p>
        </w:tc>
        <w:tc>
          <w:tcPr>
            <w:tcW w:w="578" w:type="pct"/>
            <w:tcMar>
              <w:top w:w="0" w:type="dxa"/>
              <w:left w:w="108" w:type="dxa"/>
              <w:bottom w:w="0" w:type="dxa"/>
              <w:right w:w="108" w:type="dxa"/>
            </w:tcMar>
            <w:vAlign w:val="center"/>
          </w:tcPr>
          <w:p w:rsidR="009232D8" w:rsidRPr="00CC4C7A" w:rsidRDefault="009232D8" w:rsidP="00A54491">
            <w:pPr>
              <w:keepNext/>
              <w:keepLines/>
              <w:spacing w:after="80"/>
              <w:jc w:val="center"/>
              <w:rPr>
                <w:i/>
                <w:color w:val="230BB5"/>
                <w:sz w:val="20"/>
                <w:szCs w:val="20"/>
              </w:rPr>
            </w:pPr>
            <w:r w:rsidRPr="00CC4C7A">
              <w:rPr>
                <w:i/>
                <w:color w:val="230BB5"/>
                <w:sz w:val="20"/>
                <w:szCs w:val="20"/>
              </w:rPr>
              <w:t>CLUB</w:t>
            </w:r>
          </w:p>
        </w:tc>
        <w:tc>
          <w:tcPr>
            <w:tcW w:w="1780"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r w:rsidRPr="00CC4C7A">
              <w:rPr>
                <w:sz w:val="20"/>
                <w:szCs w:val="20"/>
              </w:rPr>
              <w:t>Foer (2004)</w:t>
            </w:r>
          </w:p>
          <w:p w:rsidR="009232D8" w:rsidRPr="00CC4C7A" w:rsidRDefault="009232D8" w:rsidP="00A54491">
            <w:pPr>
              <w:keepNext/>
              <w:keepLines/>
              <w:spacing w:after="80"/>
              <w:jc w:val="center"/>
              <w:rPr>
                <w:sz w:val="20"/>
                <w:szCs w:val="20"/>
              </w:rPr>
            </w:pPr>
            <w:r w:rsidRPr="00CC4C7A">
              <w:rPr>
                <w:sz w:val="20"/>
                <w:szCs w:val="20"/>
              </w:rPr>
              <w:t>Leeds and Leeds (2009)</w:t>
            </w:r>
          </w:p>
        </w:tc>
        <w:tc>
          <w:tcPr>
            <w:tcW w:w="1211" w:type="pct"/>
            <w:tcMar>
              <w:top w:w="0" w:type="dxa"/>
              <w:left w:w="108" w:type="dxa"/>
              <w:bottom w:w="0" w:type="dxa"/>
              <w:right w:w="108" w:type="dxa"/>
            </w:tcMar>
            <w:vAlign w:val="center"/>
          </w:tcPr>
          <w:p w:rsidR="009232D8" w:rsidRPr="00CC4C7A" w:rsidRDefault="009232D8" w:rsidP="00A54491">
            <w:pPr>
              <w:keepNext/>
              <w:keepLines/>
              <w:spacing w:after="80"/>
              <w:jc w:val="center"/>
              <w:rPr>
                <w:sz w:val="20"/>
                <w:szCs w:val="20"/>
              </w:rPr>
            </w:pPr>
          </w:p>
        </w:tc>
      </w:tr>
    </w:tbl>
    <w:p w:rsidR="00D94291" w:rsidRPr="00CC4C7A" w:rsidRDefault="00D94291" w:rsidP="00A54491">
      <w:pPr>
        <w:spacing w:after="80"/>
        <w:rPr>
          <w:ins w:id="211" w:author="Narek" w:date="2014-08-19T18:32:00Z"/>
          <w:sz w:val="20"/>
          <w:szCs w:val="20"/>
        </w:rPr>
      </w:pPr>
    </w:p>
    <w:p w:rsidR="006F4888" w:rsidRPr="00CC4C7A" w:rsidDel="006F4888" w:rsidRDefault="006F4888" w:rsidP="00A54491">
      <w:pPr>
        <w:spacing w:after="80"/>
        <w:rPr>
          <w:del w:id="212" w:author="Narek" w:date="2014-08-19T18:32:00Z"/>
          <w:sz w:val="20"/>
          <w:szCs w:val="20"/>
        </w:rPr>
      </w:pPr>
    </w:p>
    <w:p w:rsidR="006F4888" w:rsidRPr="00CC4C7A" w:rsidRDefault="006F4888" w:rsidP="00A54491">
      <w:pPr>
        <w:spacing w:after="80"/>
        <w:rPr>
          <w:ins w:id="213" w:author="Narek" w:date="2014-08-19T18:32:00Z"/>
          <w:sz w:val="20"/>
          <w:szCs w:val="20"/>
        </w:rPr>
      </w:pPr>
    </w:p>
    <w:p w:rsidR="00D94291" w:rsidRPr="00CC4C7A" w:rsidRDefault="00D94291" w:rsidP="00A54491">
      <w:pPr>
        <w:pStyle w:val="Heading2"/>
        <w:numPr>
          <w:ilvl w:val="1"/>
          <w:numId w:val="35"/>
        </w:numPr>
        <w:spacing w:before="0" w:after="80"/>
        <w:rPr>
          <w:b w:val="0"/>
          <w:sz w:val="20"/>
          <w:szCs w:val="20"/>
        </w:rPr>
      </w:pPr>
      <w:r w:rsidRPr="00CC4C7A">
        <w:rPr>
          <w:b w:val="0"/>
          <w:sz w:val="20"/>
          <w:szCs w:val="20"/>
        </w:rPr>
        <w:lastRenderedPageBreak/>
        <w:t>Macroeconomic factors</w:t>
      </w:r>
    </w:p>
    <w:p w:rsidR="00D94291" w:rsidRPr="00CC4C7A" w:rsidRDefault="00D94291" w:rsidP="00A54491">
      <w:pPr>
        <w:spacing w:after="80"/>
        <w:jc w:val="both"/>
        <w:rPr>
          <w:b/>
          <w:bCs/>
          <w:i/>
          <w:iCs/>
          <w:sz w:val="20"/>
          <w:szCs w:val="20"/>
          <w:u w:val="single"/>
        </w:rPr>
      </w:pPr>
      <w:r w:rsidRPr="00CC4C7A">
        <w:rPr>
          <w:bCs/>
          <w:iCs/>
          <w:sz w:val="20"/>
          <w:szCs w:val="20"/>
          <w:u w:val="single"/>
        </w:rPr>
        <w:t xml:space="preserve">GDP per </w:t>
      </w:r>
      <w:proofErr w:type="spellStart"/>
      <w:r w:rsidRPr="00CC4C7A">
        <w:rPr>
          <w:bCs/>
          <w:iCs/>
          <w:sz w:val="20"/>
          <w:szCs w:val="20"/>
          <w:u w:val="single"/>
        </w:rPr>
        <w:t>capita.</w:t>
      </w:r>
      <w:r w:rsidRPr="00CC4C7A">
        <w:rPr>
          <w:sz w:val="20"/>
          <w:szCs w:val="20"/>
        </w:rPr>
        <w:t>We</w:t>
      </w:r>
      <w:proofErr w:type="spellEnd"/>
      <w:r w:rsidRPr="00CC4C7A">
        <w:rPr>
          <w:sz w:val="20"/>
          <w:szCs w:val="20"/>
        </w:rPr>
        <w:t xml:space="preserve"> expect the coefficient on GDP per capita to be positive. The empirical literature finds, unilaterally, a strong positive relationship between soccer success and national wealth </w:t>
      </w:r>
      <w:r w:rsidR="009F3C4B" w:rsidRPr="00CC4C7A">
        <w:rPr>
          <w:sz w:val="20"/>
          <w:szCs w:val="20"/>
        </w:rPr>
        <w:t>measures.</w:t>
      </w:r>
      <w:r w:rsidR="009F3C4B" w:rsidRPr="00CC4C7A">
        <w:rPr>
          <w:rStyle w:val="FootnoteReference"/>
          <w:sz w:val="20"/>
          <w:szCs w:val="20"/>
        </w:rPr>
        <w:footnoteReference w:id="12"/>
      </w:r>
      <w:ins w:id="214" w:author="Narek" w:date="2014-08-20T00:22:00Z">
        <w:r w:rsidR="006E3836" w:rsidRPr="00CC4C7A">
          <w:rPr>
            <w:sz w:val="20"/>
            <w:szCs w:val="20"/>
          </w:rPr>
          <w:t xml:space="preserve"> </w:t>
        </w:r>
      </w:ins>
      <w:r w:rsidRPr="00CC4C7A">
        <w:rPr>
          <w:sz w:val="20"/>
          <w:szCs w:val="20"/>
        </w:rPr>
        <w:t xml:space="preserve">Following Hoffman, </w:t>
      </w:r>
      <w:proofErr w:type="spellStart"/>
      <w:r w:rsidRPr="00CC4C7A">
        <w:rPr>
          <w:sz w:val="20"/>
          <w:szCs w:val="20"/>
        </w:rPr>
        <w:t>Ging</w:t>
      </w:r>
      <w:proofErr w:type="spellEnd"/>
      <w:r w:rsidRPr="00CC4C7A">
        <w:rPr>
          <w:sz w:val="20"/>
          <w:szCs w:val="20"/>
        </w:rPr>
        <w:t xml:space="preserve">, </w:t>
      </w:r>
      <w:proofErr w:type="spellStart"/>
      <w:r w:rsidRPr="00CC4C7A">
        <w:rPr>
          <w:sz w:val="20"/>
          <w:szCs w:val="20"/>
        </w:rPr>
        <w:t>Ramasamy</w:t>
      </w:r>
      <w:proofErr w:type="spellEnd"/>
      <w:r w:rsidRPr="00CC4C7A">
        <w:rPr>
          <w:sz w:val="20"/>
          <w:szCs w:val="20"/>
        </w:rPr>
        <w:t xml:space="preserve"> (2002), Houston and Wilson (2002), and </w:t>
      </w:r>
      <w:proofErr w:type="spellStart"/>
      <w:r w:rsidRPr="00CC4C7A">
        <w:rPr>
          <w:sz w:val="20"/>
          <w:szCs w:val="20"/>
        </w:rPr>
        <w:t>Torgler</w:t>
      </w:r>
      <w:proofErr w:type="spellEnd"/>
      <w:r w:rsidRPr="00CC4C7A">
        <w:rPr>
          <w:sz w:val="20"/>
          <w:szCs w:val="20"/>
        </w:rPr>
        <w:t xml:space="preserve"> (2004, 2007, 2008), we include a quadratic term control for non-linear effects of wealth and expect a negative sign for the coefficient of the quadratic income term, pointing towards diminishing returns of income on football success. </w:t>
      </w:r>
      <w:del w:id="215" w:author="Narek" w:date="2014-08-20T00:22:00Z">
        <w:r w:rsidRPr="00CC4C7A" w:rsidDel="006E3836">
          <w:rPr>
            <w:sz w:val="20"/>
            <w:szCs w:val="20"/>
          </w:rPr>
          <w:delText xml:space="preserve">Note that </w:delText>
        </w:r>
      </w:del>
      <w:proofErr w:type="spellStart"/>
      <w:r w:rsidRPr="00CC4C7A">
        <w:rPr>
          <w:sz w:val="20"/>
          <w:szCs w:val="20"/>
        </w:rPr>
        <w:t>Torgler</w:t>
      </w:r>
      <w:proofErr w:type="spellEnd"/>
      <w:r w:rsidRPr="00CC4C7A">
        <w:rPr>
          <w:sz w:val="20"/>
          <w:szCs w:val="20"/>
        </w:rPr>
        <w:t xml:space="preserve"> (2008) does </w:t>
      </w:r>
      <w:r w:rsidRPr="00CC4C7A">
        <w:rPr>
          <w:i/>
          <w:iCs/>
          <w:sz w:val="20"/>
          <w:szCs w:val="20"/>
        </w:rPr>
        <w:t>not</w:t>
      </w:r>
      <w:r w:rsidRPr="00CC4C7A">
        <w:rPr>
          <w:sz w:val="20"/>
          <w:szCs w:val="20"/>
        </w:rPr>
        <w:t xml:space="preserve"> find the inverted-U relationship with GDP per capita with respect to women’s FIFA success -- the four largest economies in the world (United States, China, Japan, and Germany) also field the four best women’s teams.</w:t>
      </w:r>
    </w:p>
    <w:p w:rsidR="00D94291" w:rsidRPr="00CC4C7A" w:rsidRDefault="00D94291" w:rsidP="00A54491">
      <w:pPr>
        <w:spacing w:after="80"/>
        <w:jc w:val="both"/>
        <w:rPr>
          <w:b/>
          <w:bCs/>
          <w:i/>
          <w:iCs/>
          <w:sz w:val="20"/>
          <w:szCs w:val="20"/>
          <w:u w:val="single"/>
        </w:rPr>
      </w:pPr>
      <w:proofErr w:type="gramStart"/>
      <w:r w:rsidRPr="00CC4C7A">
        <w:rPr>
          <w:bCs/>
          <w:iCs/>
          <w:sz w:val="20"/>
          <w:szCs w:val="20"/>
          <w:u w:val="single"/>
        </w:rPr>
        <w:t>Trade as a percentage of GDP.</w:t>
      </w:r>
      <w:proofErr w:type="gramEnd"/>
      <w:r w:rsidR="00275CD7" w:rsidRPr="00CC4C7A">
        <w:rPr>
          <w:b/>
          <w:bCs/>
          <w:iCs/>
          <w:sz w:val="20"/>
          <w:szCs w:val="20"/>
          <w:u w:val="single"/>
        </w:rPr>
        <w:t xml:space="preserve"> </w:t>
      </w:r>
      <w:r w:rsidRPr="00CC4C7A">
        <w:rPr>
          <w:sz w:val="20"/>
          <w:szCs w:val="20"/>
        </w:rPr>
        <w:t xml:space="preserve">We use trade as a percentage of GDP as a measure of exposure of the country to global trading markets, as suggested by </w:t>
      </w:r>
      <w:proofErr w:type="spellStart"/>
      <w:r w:rsidRPr="00CC4C7A">
        <w:rPr>
          <w:sz w:val="20"/>
          <w:szCs w:val="20"/>
        </w:rPr>
        <w:t>Milanovic</w:t>
      </w:r>
      <w:proofErr w:type="spellEnd"/>
      <w:r w:rsidRPr="00CC4C7A">
        <w:rPr>
          <w:sz w:val="20"/>
          <w:szCs w:val="20"/>
        </w:rPr>
        <w:t xml:space="preserve"> (2004). This variable is often characterized in the trade literature as a proxy for “openness”, with an expected positive sign because more “open” countries have easier access to the best soccer know-how and talent, while more “closed” economies are isolated from the global community and are thus behind the learning curve.</w:t>
      </w:r>
      <w:r w:rsidR="009F3C4B" w:rsidRPr="00CC4C7A">
        <w:rPr>
          <w:rStyle w:val="FootnoteReference"/>
          <w:sz w:val="20"/>
          <w:szCs w:val="20"/>
        </w:rPr>
        <w:footnoteReference w:id="13"/>
      </w:r>
      <w:r w:rsidR="00275CD7" w:rsidRPr="00CC4C7A">
        <w:rPr>
          <w:sz w:val="20"/>
          <w:szCs w:val="20"/>
        </w:rPr>
        <w:t xml:space="preserve"> </w:t>
      </w:r>
      <w:proofErr w:type="spellStart"/>
      <w:r w:rsidRPr="00CC4C7A">
        <w:rPr>
          <w:sz w:val="20"/>
          <w:szCs w:val="20"/>
        </w:rPr>
        <w:t>Kuper</w:t>
      </w:r>
      <w:proofErr w:type="spellEnd"/>
      <w:r w:rsidRPr="00CC4C7A">
        <w:rPr>
          <w:sz w:val="20"/>
          <w:szCs w:val="20"/>
        </w:rPr>
        <w:t xml:space="preserve"> and Szymanski (2009) point to the success of countries that </w:t>
      </w:r>
      <w:r w:rsidR="00E94F35" w:rsidRPr="00CC4C7A">
        <w:rPr>
          <w:sz w:val="20"/>
          <w:szCs w:val="20"/>
        </w:rPr>
        <w:t>are</w:t>
      </w:r>
      <w:r w:rsidRPr="00CC4C7A">
        <w:rPr>
          <w:sz w:val="20"/>
          <w:szCs w:val="20"/>
        </w:rPr>
        <w:t xml:space="preserve"> able to efficiently absorb and create a perfected, hybrid style of </w:t>
      </w:r>
      <w:r w:rsidR="009F3C4B" w:rsidRPr="00CC4C7A">
        <w:rPr>
          <w:sz w:val="20"/>
          <w:szCs w:val="20"/>
        </w:rPr>
        <w:t>play.</w:t>
      </w:r>
      <w:r w:rsidR="009F3C4B" w:rsidRPr="00CC4C7A">
        <w:rPr>
          <w:rStyle w:val="FootnoteReference"/>
          <w:sz w:val="20"/>
          <w:szCs w:val="20"/>
        </w:rPr>
        <w:footnoteReference w:id="14"/>
      </w:r>
    </w:p>
    <w:p w:rsidR="00D94291" w:rsidRPr="00CC4C7A" w:rsidRDefault="00D94291" w:rsidP="00A54491">
      <w:pPr>
        <w:spacing w:after="80"/>
        <w:jc w:val="both"/>
        <w:rPr>
          <w:sz w:val="20"/>
          <w:szCs w:val="20"/>
        </w:rPr>
      </w:pPr>
      <w:proofErr w:type="gramStart"/>
      <w:r w:rsidRPr="00CC4C7A">
        <w:rPr>
          <w:bCs/>
          <w:iCs/>
          <w:sz w:val="20"/>
          <w:szCs w:val="20"/>
          <w:u w:val="single"/>
        </w:rPr>
        <w:t>Inflation.</w:t>
      </w:r>
      <w:proofErr w:type="gramEnd"/>
      <w:r w:rsidR="00275CD7" w:rsidRPr="00CC4C7A">
        <w:rPr>
          <w:b/>
          <w:bCs/>
          <w:iCs/>
          <w:sz w:val="20"/>
          <w:szCs w:val="20"/>
          <w:u w:val="single"/>
        </w:rPr>
        <w:t xml:space="preserve"> </w:t>
      </w:r>
      <w:r w:rsidRPr="00CC4C7A">
        <w:rPr>
          <w:sz w:val="20"/>
          <w:szCs w:val="20"/>
        </w:rPr>
        <w:t xml:space="preserve">Inflation is included as a proxy of national macro-fiscal stability and health. While economic literature does not provide unequivocal evidence on adverse effects of high inflation rates on a country’s economy, sustained periods of high inflation </w:t>
      </w:r>
      <w:r w:rsidR="006713C6" w:rsidRPr="00CC4C7A">
        <w:rPr>
          <w:sz w:val="20"/>
          <w:szCs w:val="20"/>
        </w:rPr>
        <w:t xml:space="preserve">and economic shocks caused by currency changes, which are recorded as hyper-inflation in WDI data, </w:t>
      </w:r>
      <w:r w:rsidRPr="00CC4C7A">
        <w:rPr>
          <w:sz w:val="20"/>
          <w:szCs w:val="20"/>
        </w:rPr>
        <w:t>are generally red flags for economic uncertainly and volatility.</w:t>
      </w:r>
    </w:p>
    <w:p w:rsidR="00D94291" w:rsidRPr="00CC4C7A" w:rsidRDefault="00D94291" w:rsidP="00A54491">
      <w:pPr>
        <w:pStyle w:val="Heading2"/>
        <w:numPr>
          <w:ilvl w:val="1"/>
          <w:numId w:val="35"/>
        </w:numPr>
        <w:spacing w:before="0" w:after="80"/>
        <w:rPr>
          <w:b w:val="0"/>
          <w:sz w:val="20"/>
          <w:szCs w:val="20"/>
        </w:rPr>
      </w:pPr>
      <w:r w:rsidRPr="00CC4C7A">
        <w:rPr>
          <w:b w:val="0"/>
          <w:sz w:val="20"/>
          <w:szCs w:val="20"/>
        </w:rPr>
        <w:t>Resources / Infrastructure</w:t>
      </w:r>
    </w:p>
    <w:p w:rsidR="00D94291" w:rsidRPr="00CC4C7A" w:rsidRDefault="00D94291" w:rsidP="00A54491">
      <w:pPr>
        <w:spacing w:after="80"/>
        <w:jc w:val="both"/>
        <w:rPr>
          <w:b/>
          <w:bCs/>
          <w:i/>
          <w:iCs/>
          <w:sz w:val="20"/>
          <w:szCs w:val="20"/>
          <w:u w:val="single"/>
        </w:rPr>
      </w:pPr>
      <w:proofErr w:type="gramStart"/>
      <w:r w:rsidRPr="00CC4C7A">
        <w:rPr>
          <w:bCs/>
          <w:iCs/>
          <w:sz w:val="20"/>
          <w:szCs w:val="20"/>
          <w:u w:val="single"/>
        </w:rPr>
        <w:t>Population.</w:t>
      </w:r>
      <w:proofErr w:type="gramEnd"/>
      <w:r w:rsidR="00C13701" w:rsidRPr="00CC4C7A">
        <w:rPr>
          <w:sz w:val="20"/>
          <w:szCs w:val="20"/>
        </w:rPr>
        <w:t xml:space="preserve"> W</w:t>
      </w:r>
      <w:r w:rsidRPr="00CC4C7A">
        <w:rPr>
          <w:sz w:val="20"/>
          <w:szCs w:val="20"/>
        </w:rPr>
        <w:t xml:space="preserve">e expect a positive sign on population. A country’s population is a direct measure of the </w:t>
      </w:r>
      <w:r w:rsidR="00370E65" w:rsidRPr="00CC4C7A">
        <w:rPr>
          <w:sz w:val="20"/>
          <w:szCs w:val="20"/>
        </w:rPr>
        <w:t xml:space="preserve">available </w:t>
      </w:r>
      <w:r w:rsidRPr="00CC4C7A">
        <w:rPr>
          <w:sz w:val="20"/>
          <w:szCs w:val="20"/>
        </w:rPr>
        <w:t>talent pool. Countries that have access to a larger pool of talent should do better at producing high quality national teams. Similar to the national income variables, there is some evidence, as provided by Macmillan and Smith (2007) that higher population contributes to soccer success at a diminishing rate. To account for this non-line</w:t>
      </w:r>
      <w:r w:rsidR="001A42D3" w:rsidRPr="00CC4C7A">
        <w:rPr>
          <w:sz w:val="20"/>
          <w:szCs w:val="20"/>
        </w:rPr>
        <w:t>a</w:t>
      </w:r>
      <w:r w:rsidRPr="00CC4C7A">
        <w:rPr>
          <w:sz w:val="20"/>
          <w:szCs w:val="20"/>
        </w:rPr>
        <w:t xml:space="preserve">r relationship between population and soccer success, we include a quadratic term, which we expect to be negative. </w:t>
      </w:r>
    </w:p>
    <w:p w:rsidR="00D94291" w:rsidRPr="00CC4C7A" w:rsidRDefault="00D94291" w:rsidP="00A54491">
      <w:pPr>
        <w:spacing w:after="80"/>
        <w:jc w:val="both"/>
        <w:rPr>
          <w:b/>
          <w:bCs/>
          <w:i/>
          <w:iCs/>
          <w:sz w:val="20"/>
          <w:szCs w:val="20"/>
          <w:u w:val="single"/>
        </w:rPr>
      </w:pPr>
      <w:r w:rsidRPr="00CC4C7A">
        <w:rPr>
          <w:bCs/>
          <w:iCs/>
          <w:sz w:val="20"/>
          <w:szCs w:val="20"/>
          <w:u w:val="single"/>
        </w:rPr>
        <w:t>Oil rents as a percent of GDP.</w:t>
      </w:r>
      <w:r w:rsidRPr="00CC4C7A">
        <w:rPr>
          <w:sz w:val="20"/>
          <w:szCs w:val="20"/>
        </w:rPr>
        <w:t xml:space="preserve"> Using 2006 cross-country data, Leeds and Leeds (2009) analyze the predictions of Foer (2004) by incorporating the following variables: Communist dummy, Freedom House Index, OECD dummy, colonial dummies, colonizer dummies, oil quantitative </w:t>
      </w:r>
      <w:proofErr w:type="gramStart"/>
      <w:r w:rsidRPr="00CC4C7A">
        <w:rPr>
          <w:sz w:val="20"/>
          <w:szCs w:val="20"/>
        </w:rPr>
        <w:t>variable,</w:t>
      </w:r>
      <w:proofErr w:type="gramEnd"/>
      <w:r w:rsidRPr="00CC4C7A">
        <w:rPr>
          <w:sz w:val="20"/>
          <w:szCs w:val="20"/>
        </w:rPr>
        <w:t xml:space="preserve"> and institutional proxies (host dummy, year dummy). Contrary to two of Foer’s three “iron laws”, Leeds and Leeds (2009) find that oil producing countries do not underperform, and that having a strong domestic league helps performance at the national </w:t>
      </w:r>
      <w:r w:rsidR="009F3C4B" w:rsidRPr="00CC4C7A">
        <w:rPr>
          <w:sz w:val="20"/>
          <w:szCs w:val="20"/>
        </w:rPr>
        <w:t>level</w:t>
      </w:r>
      <w:r w:rsidRPr="00CC4C7A">
        <w:rPr>
          <w:sz w:val="20"/>
          <w:szCs w:val="20"/>
        </w:rPr>
        <w:t xml:space="preserve">, concluding that "either oil-rich countries provide much financial support for soccer, or oil-induced malaise does not filter down to soccer performance." We do not hold </w:t>
      </w:r>
      <w:r w:rsidRPr="00CC4C7A">
        <w:rPr>
          <w:i/>
          <w:iCs/>
          <w:sz w:val="20"/>
          <w:szCs w:val="20"/>
        </w:rPr>
        <w:t>a priori</w:t>
      </w:r>
      <w:r w:rsidRPr="00CC4C7A">
        <w:rPr>
          <w:sz w:val="20"/>
          <w:szCs w:val="20"/>
        </w:rPr>
        <w:t xml:space="preserve"> expectations regarding the sign of the coefficient</w:t>
      </w:r>
      <w:r w:rsidR="00C13701" w:rsidRPr="00CC4C7A">
        <w:rPr>
          <w:sz w:val="20"/>
          <w:szCs w:val="20"/>
        </w:rPr>
        <w:t xml:space="preserve"> for </w:t>
      </w:r>
      <w:r w:rsidR="00C13701" w:rsidRPr="00CC4C7A">
        <w:rPr>
          <w:i/>
          <w:sz w:val="20"/>
          <w:szCs w:val="20"/>
        </w:rPr>
        <w:t>OIL</w:t>
      </w:r>
      <w:r w:rsidRPr="00CC4C7A">
        <w:rPr>
          <w:sz w:val="20"/>
          <w:szCs w:val="20"/>
        </w:rPr>
        <w:t xml:space="preserve">. </w:t>
      </w:r>
    </w:p>
    <w:p w:rsidR="00D94291" w:rsidRPr="00CC4C7A" w:rsidRDefault="00D94291" w:rsidP="00A54491">
      <w:pPr>
        <w:spacing w:after="80"/>
        <w:jc w:val="both"/>
        <w:rPr>
          <w:b/>
          <w:bCs/>
          <w:i/>
          <w:iCs/>
          <w:sz w:val="20"/>
          <w:szCs w:val="20"/>
          <w:u w:val="single"/>
        </w:rPr>
      </w:pPr>
      <w:proofErr w:type="gramStart"/>
      <w:r w:rsidRPr="00CC4C7A">
        <w:rPr>
          <w:bCs/>
          <w:iCs/>
          <w:sz w:val="20"/>
          <w:szCs w:val="20"/>
          <w:u w:val="single"/>
        </w:rPr>
        <w:t>Life expectancy at birth.</w:t>
      </w:r>
      <w:proofErr w:type="gramEnd"/>
      <w:r w:rsidRPr="00CC4C7A">
        <w:rPr>
          <w:sz w:val="20"/>
          <w:szCs w:val="20"/>
        </w:rPr>
        <w:t xml:space="preserve"> We expect a positive sign</w:t>
      </w:r>
      <w:r w:rsidR="006351DB" w:rsidRPr="00CC4C7A">
        <w:rPr>
          <w:sz w:val="20"/>
          <w:szCs w:val="20"/>
        </w:rPr>
        <w:t>,</w:t>
      </w:r>
      <w:r w:rsidRPr="00CC4C7A">
        <w:rPr>
          <w:sz w:val="20"/>
          <w:szCs w:val="20"/>
        </w:rPr>
        <w:t xml:space="preserve"> as healthier nations </w:t>
      </w:r>
      <w:r w:rsidR="00BF347A" w:rsidRPr="00CC4C7A">
        <w:rPr>
          <w:sz w:val="20"/>
          <w:szCs w:val="20"/>
        </w:rPr>
        <w:t xml:space="preserve">with higher quality of life </w:t>
      </w:r>
      <w:r w:rsidR="006351DB" w:rsidRPr="00CC4C7A">
        <w:rPr>
          <w:sz w:val="20"/>
          <w:szCs w:val="20"/>
        </w:rPr>
        <w:t>should be able</w:t>
      </w:r>
      <w:r w:rsidRPr="00CC4C7A">
        <w:rPr>
          <w:sz w:val="20"/>
          <w:szCs w:val="20"/>
        </w:rPr>
        <w:t xml:space="preserve"> to </w:t>
      </w:r>
      <w:r w:rsidR="006713C6" w:rsidRPr="00CC4C7A">
        <w:rPr>
          <w:sz w:val="20"/>
          <w:szCs w:val="20"/>
        </w:rPr>
        <w:t>produce</w:t>
      </w:r>
      <w:r w:rsidRPr="00CC4C7A">
        <w:rPr>
          <w:sz w:val="20"/>
          <w:szCs w:val="20"/>
        </w:rPr>
        <w:t xml:space="preserve"> better</w:t>
      </w:r>
      <w:r w:rsidR="006713C6" w:rsidRPr="00CC4C7A">
        <w:rPr>
          <w:sz w:val="20"/>
          <w:szCs w:val="20"/>
        </w:rPr>
        <w:t xml:space="preserve"> athletes</w:t>
      </w:r>
      <w:r w:rsidRPr="00CC4C7A">
        <w:rPr>
          <w:sz w:val="20"/>
          <w:szCs w:val="20"/>
        </w:rPr>
        <w:t xml:space="preserve">. </w:t>
      </w:r>
      <w:proofErr w:type="spellStart"/>
      <w:r w:rsidRPr="00CC4C7A">
        <w:rPr>
          <w:sz w:val="20"/>
          <w:szCs w:val="20"/>
        </w:rPr>
        <w:t>Kavetsos</w:t>
      </w:r>
      <w:proofErr w:type="spellEnd"/>
      <w:r w:rsidRPr="00CC4C7A">
        <w:rPr>
          <w:sz w:val="20"/>
          <w:szCs w:val="20"/>
        </w:rPr>
        <w:t xml:space="preserve"> and </w:t>
      </w:r>
      <w:proofErr w:type="spellStart"/>
      <w:r w:rsidRPr="00CC4C7A">
        <w:rPr>
          <w:sz w:val="20"/>
          <w:szCs w:val="20"/>
        </w:rPr>
        <w:t>Szymanksi</w:t>
      </w:r>
      <w:proofErr w:type="spellEnd"/>
      <w:r w:rsidRPr="00CC4C7A">
        <w:rPr>
          <w:sz w:val="20"/>
          <w:szCs w:val="20"/>
        </w:rPr>
        <w:t xml:space="preserve"> (2008) investigate the impact of international sports events, such as the Olympics, World Cup, and UEFA championship on national wellbeing. Following this focus on general national prosperity, we include elements of the Human Development Index </w:t>
      </w:r>
      <w:r w:rsidR="00BF347A" w:rsidRPr="00CC4C7A">
        <w:rPr>
          <w:sz w:val="20"/>
          <w:szCs w:val="20"/>
        </w:rPr>
        <w:t xml:space="preserve">(HDI) </w:t>
      </w:r>
      <w:r w:rsidRPr="00CC4C7A">
        <w:rPr>
          <w:sz w:val="20"/>
          <w:szCs w:val="20"/>
        </w:rPr>
        <w:t xml:space="preserve">as a measure of soccer capacity. Due to the lack of pre-2005 longitudinal </w:t>
      </w:r>
      <w:r w:rsidR="00BF347A" w:rsidRPr="00CC4C7A">
        <w:rPr>
          <w:sz w:val="20"/>
          <w:szCs w:val="20"/>
        </w:rPr>
        <w:t xml:space="preserve">HDI </w:t>
      </w:r>
      <w:r w:rsidRPr="00CC4C7A">
        <w:rPr>
          <w:sz w:val="20"/>
          <w:szCs w:val="20"/>
        </w:rPr>
        <w:t xml:space="preserve">data, we are forced to rely on per capita income and life expectancy at birth </w:t>
      </w:r>
      <w:r w:rsidR="001A42D3" w:rsidRPr="00CC4C7A">
        <w:rPr>
          <w:sz w:val="20"/>
          <w:szCs w:val="20"/>
        </w:rPr>
        <w:t xml:space="preserve">data </w:t>
      </w:r>
      <w:r w:rsidRPr="00CC4C7A">
        <w:rPr>
          <w:sz w:val="20"/>
          <w:szCs w:val="20"/>
        </w:rPr>
        <w:t xml:space="preserve">obtained from </w:t>
      </w:r>
      <w:r w:rsidR="00FF55A6" w:rsidRPr="00CC4C7A">
        <w:rPr>
          <w:sz w:val="20"/>
          <w:szCs w:val="20"/>
        </w:rPr>
        <w:t xml:space="preserve">the </w:t>
      </w:r>
      <w:r w:rsidR="00BF347A" w:rsidRPr="00CC4C7A">
        <w:rPr>
          <w:sz w:val="20"/>
          <w:szCs w:val="20"/>
        </w:rPr>
        <w:t xml:space="preserve">World Bank’s </w:t>
      </w:r>
      <w:r w:rsidRPr="00CC4C7A">
        <w:rPr>
          <w:sz w:val="20"/>
          <w:szCs w:val="20"/>
        </w:rPr>
        <w:t>World Development Indicators</w:t>
      </w:r>
      <w:r w:rsidR="00BF347A" w:rsidRPr="00CC4C7A">
        <w:rPr>
          <w:sz w:val="20"/>
          <w:szCs w:val="20"/>
        </w:rPr>
        <w:t>.</w:t>
      </w:r>
    </w:p>
    <w:p w:rsidR="00D94291" w:rsidRPr="00CC4C7A" w:rsidRDefault="00D94291" w:rsidP="00A54491">
      <w:pPr>
        <w:spacing w:after="80"/>
        <w:jc w:val="both"/>
        <w:rPr>
          <w:sz w:val="20"/>
          <w:szCs w:val="20"/>
        </w:rPr>
      </w:pPr>
      <w:proofErr w:type="gramStart"/>
      <w:r w:rsidRPr="00CC4C7A">
        <w:rPr>
          <w:bCs/>
          <w:iCs/>
          <w:sz w:val="20"/>
          <w:szCs w:val="20"/>
          <w:u w:val="single"/>
        </w:rPr>
        <w:t>Urban population.</w:t>
      </w:r>
      <w:proofErr w:type="gramEnd"/>
      <w:r w:rsidRPr="00CC4C7A">
        <w:rPr>
          <w:sz w:val="20"/>
          <w:szCs w:val="20"/>
        </w:rPr>
        <w:t xml:space="preserve"> Percent of urban population is the instrument we use to identify the simultaneous relationship between national- and club-level measures FIFA and CLUB, which is discussed at more detail in the next section. To account for possible diminishing returns, we also include a quadratic term. </w:t>
      </w:r>
      <w:proofErr w:type="spellStart"/>
      <w:r w:rsidRPr="00CC4C7A">
        <w:rPr>
          <w:sz w:val="20"/>
          <w:szCs w:val="20"/>
        </w:rPr>
        <w:t>Kuper</w:t>
      </w:r>
      <w:proofErr w:type="spellEnd"/>
      <w:r w:rsidRPr="00CC4C7A">
        <w:rPr>
          <w:sz w:val="20"/>
          <w:szCs w:val="20"/>
        </w:rPr>
        <w:t xml:space="preserve"> and Szymanski (2009) provide an extensive discussion on the connections between large industrial towns and successful club </w:t>
      </w:r>
      <w:r w:rsidR="009F3C4B" w:rsidRPr="00CC4C7A">
        <w:rPr>
          <w:sz w:val="20"/>
          <w:szCs w:val="20"/>
        </w:rPr>
        <w:t>teams.</w:t>
      </w:r>
      <w:r w:rsidR="009F3C4B" w:rsidRPr="00CC4C7A">
        <w:rPr>
          <w:rStyle w:val="FootnoteReference"/>
          <w:sz w:val="20"/>
          <w:szCs w:val="20"/>
        </w:rPr>
        <w:footnoteReference w:id="15"/>
      </w:r>
      <w:r w:rsidR="00650C40">
        <w:rPr>
          <w:sz w:val="20"/>
          <w:szCs w:val="20"/>
        </w:rPr>
        <w:t xml:space="preserve"> </w:t>
      </w:r>
      <w:r w:rsidRPr="00CC4C7A">
        <w:rPr>
          <w:sz w:val="20"/>
          <w:szCs w:val="20"/>
        </w:rPr>
        <w:t xml:space="preserve">Since higher CLUB indicates countries with lower quality club teams, and therefore lower soccer </w:t>
      </w:r>
      <w:r w:rsidRPr="00CC4C7A">
        <w:rPr>
          <w:sz w:val="20"/>
          <w:szCs w:val="20"/>
        </w:rPr>
        <w:lastRenderedPageBreak/>
        <w:t xml:space="preserve">endowment, we </w:t>
      </w:r>
      <w:proofErr w:type="gramStart"/>
      <w:r w:rsidRPr="00CC4C7A">
        <w:rPr>
          <w:sz w:val="20"/>
          <w:szCs w:val="20"/>
        </w:rPr>
        <w:t>except</w:t>
      </w:r>
      <w:proofErr w:type="gramEnd"/>
      <w:r w:rsidRPr="00CC4C7A">
        <w:rPr>
          <w:sz w:val="20"/>
          <w:szCs w:val="20"/>
        </w:rPr>
        <w:t xml:space="preserve"> a negative, and statistically significant (for proper identification) coefficient</w:t>
      </w:r>
      <w:r w:rsidR="00370E65" w:rsidRPr="00CC4C7A">
        <w:rPr>
          <w:sz w:val="20"/>
          <w:szCs w:val="20"/>
        </w:rPr>
        <w:t xml:space="preserve"> for urban population</w:t>
      </w:r>
      <w:r w:rsidRPr="00CC4C7A">
        <w:rPr>
          <w:sz w:val="20"/>
          <w:szCs w:val="20"/>
        </w:rPr>
        <w:t xml:space="preserve">. </w:t>
      </w:r>
    </w:p>
    <w:p w:rsidR="00D94291" w:rsidRPr="00CC4C7A" w:rsidRDefault="00D94291" w:rsidP="00A54491">
      <w:pPr>
        <w:pStyle w:val="Heading2"/>
        <w:keepNext/>
        <w:keepLines/>
        <w:numPr>
          <w:ilvl w:val="1"/>
          <w:numId w:val="35"/>
        </w:numPr>
        <w:spacing w:before="0" w:after="80"/>
        <w:rPr>
          <w:b w:val="0"/>
          <w:sz w:val="20"/>
          <w:szCs w:val="20"/>
        </w:rPr>
      </w:pPr>
      <w:r w:rsidRPr="00CC4C7A">
        <w:rPr>
          <w:b w:val="0"/>
          <w:sz w:val="20"/>
          <w:szCs w:val="20"/>
        </w:rPr>
        <w:t xml:space="preserve"> Soccer tradition / Endowment </w:t>
      </w:r>
    </w:p>
    <w:p w:rsidR="00D94291" w:rsidRPr="00CC4C7A" w:rsidRDefault="00D94291" w:rsidP="00A54491">
      <w:pPr>
        <w:keepNext/>
        <w:keepLines/>
        <w:spacing w:after="80"/>
        <w:jc w:val="both"/>
        <w:rPr>
          <w:b/>
          <w:bCs/>
          <w:i/>
          <w:iCs/>
          <w:sz w:val="20"/>
          <w:szCs w:val="20"/>
          <w:u w:val="single"/>
        </w:rPr>
      </w:pPr>
      <w:proofErr w:type="gramStart"/>
      <w:r w:rsidRPr="00CC4C7A">
        <w:rPr>
          <w:bCs/>
          <w:iCs/>
          <w:sz w:val="20"/>
          <w:szCs w:val="20"/>
          <w:u w:val="single"/>
        </w:rPr>
        <w:t>CLUB.</w:t>
      </w:r>
      <w:proofErr w:type="gramEnd"/>
      <w:ins w:id="216" w:author="Narek" w:date="2014-08-20T00:23:00Z">
        <w:r w:rsidR="006E3836" w:rsidRPr="00CC4C7A">
          <w:rPr>
            <w:b/>
            <w:bCs/>
            <w:iCs/>
            <w:sz w:val="20"/>
            <w:szCs w:val="20"/>
            <w:u w:val="single"/>
          </w:rPr>
          <w:t xml:space="preserve"> </w:t>
        </w:r>
      </w:ins>
      <w:r w:rsidRPr="00CC4C7A">
        <w:rPr>
          <w:sz w:val="20"/>
          <w:szCs w:val="20"/>
        </w:rPr>
        <w:t>Stronger domestic club teams are a product of higher national soccer endowment and will correlate with higher performance at the international stage. Any rank measure is inversely related to a point measure, therefore we expect a negative sign in CLUB rank reflect its inverse relationship with nation’s accumulated FIFA points.</w:t>
      </w:r>
    </w:p>
    <w:p w:rsidR="00D94291" w:rsidRPr="00CC4C7A" w:rsidRDefault="00D94291" w:rsidP="00A54491">
      <w:pPr>
        <w:spacing w:after="80"/>
        <w:ind w:firstLine="720"/>
        <w:jc w:val="both"/>
        <w:rPr>
          <w:sz w:val="20"/>
          <w:szCs w:val="20"/>
        </w:rPr>
      </w:pPr>
      <w:proofErr w:type="spellStart"/>
      <w:r w:rsidRPr="00CC4C7A">
        <w:rPr>
          <w:sz w:val="20"/>
          <w:szCs w:val="20"/>
        </w:rPr>
        <w:t>Torgler</w:t>
      </w:r>
      <w:proofErr w:type="spellEnd"/>
      <w:r w:rsidRPr="00CC4C7A">
        <w:rPr>
          <w:sz w:val="20"/>
          <w:szCs w:val="20"/>
        </w:rPr>
        <w:t xml:space="preserve"> (2007) analyzes the historical performance of countries in World Cup tournaments for the period of 1930 to 2002 and finds that popularity and tradition, as measured by membership in FIFA and having previously hosted a World Cup, have a big impact on World Cup success. He follows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proofErr w:type="gramStart"/>
      <w:r w:rsidR="004A437D" w:rsidRPr="00CC4C7A">
        <w:rPr>
          <w:sz w:val="20"/>
          <w:szCs w:val="20"/>
        </w:rPr>
        <w:t>Ramasamy</w:t>
      </w:r>
      <w:proofErr w:type="spellEnd"/>
      <w:proofErr w:type="gramEnd"/>
      <w:r w:rsidRPr="00CC4C7A">
        <w:rPr>
          <w:sz w:val="20"/>
          <w:szCs w:val="20"/>
        </w:rPr>
        <w:t xml:space="preserve"> by including temperature and population as predictors of World Cup success. Similar to Houston and Wilson (2002), </w:t>
      </w:r>
      <w:proofErr w:type="spellStart"/>
      <w:r w:rsidRPr="00CC4C7A">
        <w:rPr>
          <w:sz w:val="20"/>
          <w:szCs w:val="20"/>
        </w:rPr>
        <w:t>Torgler</w:t>
      </w:r>
      <w:proofErr w:type="spellEnd"/>
      <w:r w:rsidRPr="00CC4C7A">
        <w:rPr>
          <w:sz w:val="20"/>
          <w:szCs w:val="20"/>
        </w:rPr>
        <w:t xml:space="preserve"> (2007) finds increasing, but diminishing marginal returns to </w:t>
      </w:r>
      <w:r w:rsidR="009F3C4B" w:rsidRPr="00CC4C7A">
        <w:rPr>
          <w:sz w:val="20"/>
          <w:szCs w:val="20"/>
        </w:rPr>
        <w:t>income.</w:t>
      </w:r>
      <w:r w:rsidR="009F3C4B" w:rsidRPr="00CC4C7A">
        <w:rPr>
          <w:rStyle w:val="FootnoteReference"/>
          <w:sz w:val="20"/>
          <w:szCs w:val="20"/>
        </w:rPr>
        <w:footnoteReference w:id="16"/>
      </w:r>
      <w:ins w:id="217" w:author="Narek" w:date="2014-08-20T00:24:00Z">
        <w:r w:rsidR="006E3836" w:rsidRPr="00CC4C7A">
          <w:rPr>
            <w:sz w:val="20"/>
            <w:szCs w:val="20"/>
          </w:rPr>
          <w:t xml:space="preserve"> </w:t>
        </w:r>
      </w:ins>
      <w:proofErr w:type="spellStart"/>
      <w:r w:rsidRPr="00CC4C7A">
        <w:rPr>
          <w:sz w:val="20"/>
          <w:szCs w:val="20"/>
        </w:rPr>
        <w:t>Torgler</w:t>
      </w:r>
      <w:proofErr w:type="spellEnd"/>
      <w:r w:rsidRPr="00CC4C7A">
        <w:rPr>
          <w:sz w:val="20"/>
          <w:szCs w:val="20"/>
        </w:rPr>
        <w:t xml:space="preserve"> re-introduces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r w:rsidR="004A437D" w:rsidRPr="00CC4C7A">
        <w:rPr>
          <w:sz w:val="20"/>
          <w:szCs w:val="20"/>
        </w:rPr>
        <w:t>Ramasamy</w:t>
      </w:r>
      <w:r w:rsidRPr="00CC4C7A">
        <w:rPr>
          <w:sz w:val="20"/>
          <w:szCs w:val="20"/>
        </w:rPr>
        <w:t>’s</w:t>
      </w:r>
      <w:proofErr w:type="spellEnd"/>
      <w:r w:rsidRPr="00CC4C7A">
        <w:rPr>
          <w:sz w:val="20"/>
          <w:szCs w:val="20"/>
        </w:rPr>
        <w:t xml:space="preserve"> LATIN variable, </w:t>
      </w:r>
      <w:proofErr w:type="gramStart"/>
      <w:r w:rsidRPr="00CC4C7A">
        <w:rPr>
          <w:sz w:val="20"/>
          <w:szCs w:val="20"/>
        </w:rPr>
        <w:t>interacts</w:t>
      </w:r>
      <w:proofErr w:type="gramEnd"/>
      <w:r w:rsidRPr="00CC4C7A">
        <w:rPr>
          <w:sz w:val="20"/>
          <w:szCs w:val="20"/>
        </w:rPr>
        <w:t xml:space="preserve"> it with population, and finds that this measure of “Latin-populated-ness” is a good predictor of football success. To make sure it is just the cultural component of the LATIN variable that is driving the statistical significance, </w:t>
      </w:r>
      <w:proofErr w:type="spellStart"/>
      <w:r w:rsidRPr="00CC4C7A">
        <w:rPr>
          <w:sz w:val="20"/>
          <w:szCs w:val="20"/>
        </w:rPr>
        <w:t>Torgler</w:t>
      </w:r>
      <w:proofErr w:type="spellEnd"/>
      <w:r w:rsidRPr="00CC4C7A">
        <w:rPr>
          <w:sz w:val="20"/>
          <w:szCs w:val="20"/>
        </w:rPr>
        <w:t xml:space="preserve"> (2007) then includes an </w:t>
      </w:r>
      <w:r w:rsidR="004A437D" w:rsidRPr="00CC4C7A">
        <w:rPr>
          <w:sz w:val="20"/>
          <w:szCs w:val="20"/>
        </w:rPr>
        <w:t>income inequality measure</w:t>
      </w:r>
      <w:r w:rsidRPr="00CC4C7A">
        <w:rPr>
          <w:sz w:val="20"/>
          <w:szCs w:val="20"/>
        </w:rPr>
        <w:t>, which is found to be insignificant, while “Latin-populated-ness” remains statistically significant.</w:t>
      </w:r>
    </w:p>
    <w:p w:rsidR="00D94291" w:rsidRPr="00CC4C7A" w:rsidRDefault="00D94291" w:rsidP="00A54491">
      <w:pPr>
        <w:spacing w:after="80"/>
        <w:ind w:firstLine="720"/>
        <w:jc w:val="both"/>
        <w:rPr>
          <w:sz w:val="20"/>
          <w:szCs w:val="20"/>
        </w:rPr>
      </w:pPr>
      <w:r w:rsidRPr="00CC4C7A">
        <w:rPr>
          <w:sz w:val="20"/>
          <w:szCs w:val="20"/>
        </w:rPr>
        <w:t>While including dummy variables reflecting geographic, cultural and political factors may provide interesting insights about the correlations between national soccer success and such variables, the CLUB variable effectively captures the dynamic components of such factors underlying the soccer endowment of the country. Furthermore, as the fixed-effects model employed in the estimation focuses only on the time-varying effect of covariates (i.e. the within-country variation), all time-invariant characteristics are picked up by the country fixed effects, thereby reducing any bias resulting from imperfect measurement or unobserved heterogeneity. Therefore, other country-specific time-invariant variables, such as temperatures, humidity, land area and latitude, as discussed in the empirical literature, are also controlled for via the country fixed-effect.</w:t>
      </w:r>
    </w:p>
    <w:p w:rsidR="00D94291" w:rsidRPr="00CC4C7A" w:rsidRDefault="00D94291" w:rsidP="00A54491">
      <w:pPr>
        <w:spacing w:after="80"/>
        <w:ind w:firstLine="720"/>
        <w:jc w:val="both"/>
        <w:rPr>
          <w:sz w:val="20"/>
          <w:szCs w:val="20"/>
        </w:rPr>
      </w:pPr>
      <w:proofErr w:type="gramStart"/>
      <w:r w:rsidRPr="00CC4C7A">
        <w:rPr>
          <w:sz w:val="20"/>
          <w:szCs w:val="20"/>
        </w:rPr>
        <w:t>Tables A-1 and A-2 in the appendix present descriptive statistics alongside national- and club-level rankings for the top and bottom tiers of FIFA and European countries.</w:t>
      </w:r>
      <w:proofErr w:type="gramEnd"/>
      <w:r w:rsidRPr="00CC4C7A">
        <w:rPr>
          <w:sz w:val="20"/>
          <w:szCs w:val="20"/>
        </w:rPr>
        <w:t xml:space="preserve"> The figures are presented for 18-year averages, spanning the period from 1993 to 2010. The countries are sorted by national strength, calculated by averaging annual FIFA rankings over the 18-year period. As a reference point, for each subgroup, maximum, mean and minimum figures for all the variables across the 18-year period are given in the top, middle and bottom rows of the tables. Guided by the data summary provided in Table 1, in the top halves in Tables A-1 and A-2 we should look for countries with relatively higher club ranking (CLUB), per capita income (GDP) and population (POP). These countries should also be more “open” (TRADE), have higher life expectancy </w:t>
      </w:r>
      <w:r w:rsidR="004A437D" w:rsidRPr="00CC4C7A">
        <w:rPr>
          <w:sz w:val="20"/>
          <w:szCs w:val="20"/>
        </w:rPr>
        <w:t xml:space="preserve">at birth </w:t>
      </w:r>
      <w:r w:rsidRPr="00CC4C7A">
        <w:rPr>
          <w:sz w:val="20"/>
          <w:szCs w:val="20"/>
        </w:rPr>
        <w:t>(LEB) and lower inflation (INFL). Higher percent of urban population (</w:t>
      </w:r>
      <w:proofErr w:type="spellStart"/>
      <w:r w:rsidRPr="00CC4C7A">
        <w:rPr>
          <w:sz w:val="20"/>
          <w:szCs w:val="20"/>
        </w:rPr>
        <w:t>UrbPOP</w:t>
      </w:r>
      <w:proofErr w:type="spellEnd"/>
      <w:r w:rsidRPr="00CC4C7A">
        <w:rPr>
          <w:sz w:val="20"/>
          <w:szCs w:val="20"/>
        </w:rPr>
        <w:t>) should be accompanied with higher club rating (CLUB)</w:t>
      </w:r>
      <w:r w:rsidR="00B52F15" w:rsidRPr="00CC4C7A">
        <w:rPr>
          <w:sz w:val="20"/>
          <w:szCs w:val="20"/>
        </w:rPr>
        <w:t xml:space="preserve">. </w:t>
      </w:r>
    </w:p>
    <w:p w:rsidR="00D94291" w:rsidRPr="00CC4C7A" w:rsidRDefault="00D94291" w:rsidP="00A54491">
      <w:pPr>
        <w:spacing w:after="80"/>
        <w:ind w:firstLine="720"/>
        <w:jc w:val="both"/>
        <w:rPr>
          <w:sz w:val="20"/>
          <w:szCs w:val="20"/>
        </w:rPr>
      </w:pPr>
      <w:r w:rsidRPr="00CC4C7A">
        <w:rPr>
          <w:sz w:val="20"/>
          <w:szCs w:val="20"/>
        </w:rPr>
        <w:t xml:space="preserve">As the top half of Table A-1 clearly illustrates, throughout the last two decades European nations have dominated the international football stage. Out of the top 15 FIFA counties, ten are European, three are South American and two are from North America. There is a strong connection between FIFA and Club Rank evident from comparing the first two columns of Tables A-1 and A-2. </w:t>
      </w:r>
    </w:p>
    <w:p w:rsidR="00D94291" w:rsidRPr="00CC4C7A" w:rsidRDefault="00D94291" w:rsidP="00A54491">
      <w:pPr>
        <w:spacing w:after="80"/>
        <w:ind w:firstLine="720"/>
        <w:jc w:val="both"/>
        <w:rPr>
          <w:sz w:val="20"/>
          <w:szCs w:val="20"/>
        </w:rPr>
      </w:pPr>
      <w:r w:rsidRPr="00CC4C7A">
        <w:rPr>
          <w:sz w:val="20"/>
          <w:szCs w:val="20"/>
        </w:rPr>
        <w:t xml:space="preserve">Furthermore, a side-by-side comparison of economic indicators of top soccer nations illustrates clear differences in the way countries utilize their resources to build teams. First, Brazil is </w:t>
      </w:r>
      <w:r w:rsidR="004A437D" w:rsidRPr="00CC4C7A">
        <w:rPr>
          <w:sz w:val="20"/>
          <w:szCs w:val="20"/>
        </w:rPr>
        <w:t>quite</w:t>
      </w:r>
      <w:r w:rsidRPr="00CC4C7A">
        <w:rPr>
          <w:sz w:val="20"/>
          <w:szCs w:val="20"/>
        </w:rPr>
        <w:t xml:space="preserve"> special. The undisputed leader over the last two decades has an average GDP per capita of $7,800, which is the lowest in our top -15 list and about three times lower than the per-capita income of the subsequent three countries in the list. It is also the least “open”, has the highest average inflation rate and second worst life expectancy in the top-15. Brazil’s secret? </w:t>
      </w:r>
      <w:proofErr w:type="spellStart"/>
      <w:proofErr w:type="gramStart"/>
      <w:r w:rsidR="009F3C4B" w:rsidRPr="00CC4C7A">
        <w:rPr>
          <w:sz w:val="20"/>
          <w:szCs w:val="20"/>
        </w:rPr>
        <w:t>Its</w:t>
      </w:r>
      <w:proofErr w:type="spellEnd"/>
      <w:proofErr w:type="gramEnd"/>
      <w:r w:rsidRPr="00CC4C7A">
        <w:rPr>
          <w:sz w:val="20"/>
          <w:szCs w:val="20"/>
        </w:rPr>
        <w:t xml:space="preserve"> very large and relatively urban population cares about soccer very, very much. The CLUB rank variable reflects this quite well. In fact, all three South American countries that are among the top 15, along with Mexico (and Russia), have wealth measures similar to the sample country average. However, these countries compensate for this lack of wealth with their relatively large and urbanized populations, which respectfully contribute to national success, directly through access to a larger talent pool, and indirectly through higher soccer endowment, as is reflected in their relatively higher club-level rankings.</w:t>
      </w:r>
    </w:p>
    <w:p w:rsidR="00D94291" w:rsidRPr="00CC4C7A" w:rsidRDefault="00D94291" w:rsidP="00A54491">
      <w:pPr>
        <w:spacing w:after="80"/>
        <w:ind w:firstLine="720"/>
        <w:jc w:val="both"/>
        <w:rPr>
          <w:sz w:val="20"/>
          <w:szCs w:val="20"/>
        </w:rPr>
      </w:pPr>
      <w:r w:rsidRPr="00CC4C7A">
        <w:rPr>
          <w:sz w:val="20"/>
          <w:szCs w:val="20"/>
        </w:rPr>
        <w:t xml:space="preserve">Therefore, income and population matter, but to restrict the factors of international soccer success to wealth and population would be naïve. The United States is another </w:t>
      </w:r>
      <w:r w:rsidR="004A437D" w:rsidRPr="00CC4C7A">
        <w:rPr>
          <w:sz w:val="20"/>
          <w:szCs w:val="20"/>
        </w:rPr>
        <w:t>“</w:t>
      </w:r>
      <w:r w:rsidRPr="00CC4C7A">
        <w:rPr>
          <w:sz w:val="20"/>
          <w:szCs w:val="20"/>
        </w:rPr>
        <w:t>special</w:t>
      </w:r>
      <w:r w:rsidR="004A437D" w:rsidRPr="00CC4C7A">
        <w:rPr>
          <w:sz w:val="20"/>
          <w:szCs w:val="20"/>
        </w:rPr>
        <w:t>”</w:t>
      </w:r>
      <w:r w:rsidRPr="00CC4C7A">
        <w:rPr>
          <w:sz w:val="20"/>
          <w:szCs w:val="20"/>
        </w:rPr>
        <w:t xml:space="preserve"> country with respect to the discrepancy between its resources and soccer achievements. Among the countries in our top-15 list, the United States is rated second from the bottom yet features the highest income per capita and highest population of these fifteen countries. Comparing the United States to Denmark, a country adjacent in the rankings to the US, with </w:t>
      </w:r>
      <w:r w:rsidRPr="00CC4C7A">
        <w:rPr>
          <w:sz w:val="20"/>
          <w:szCs w:val="20"/>
        </w:rPr>
        <w:lastRenderedPageBreak/>
        <w:t xml:space="preserve">similar soccer achievements at both the international and the club level, provides for an interesting </w:t>
      </w:r>
      <w:r w:rsidR="009F3C4B" w:rsidRPr="00CC4C7A">
        <w:rPr>
          <w:sz w:val="20"/>
          <w:szCs w:val="20"/>
        </w:rPr>
        <w:t>story.</w:t>
      </w:r>
      <w:r w:rsidR="009F3C4B" w:rsidRPr="00CC4C7A">
        <w:rPr>
          <w:rStyle w:val="FootnoteReference"/>
          <w:sz w:val="20"/>
          <w:szCs w:val="20"/>
        </w:rPr>
        <w:footnoteReference w:id="17"/>
      </w:r>
      <w:r w:rsidRPr="00CC4C7A">
        <w:rPr>
          <w:sz w:val="20"/>
          <w:szCs w:val="20"/>
        </w:rPr>
        <w:t>Danes and Americans live under very comparable (and co</w:t>
      </w:r>
      <w:r w:rsidR="004A437D" w:rsidRPr="00CC4C7A">
        <w:rPr>
          <w:sz w:val="20"/>
          <w:szCs w:val="20"/>
        </w:rPr>
        <w:t>mfortable) economic conditions:</w:t>
      </w:r>
      <w:r w:rsidRPr="00CC4C7A">
        <w:rPr>
          <w:sz w:val="20"/>
          <w:szCs w:val="20"/>
        </w:rPr>
        <w:t xml:space="preserve"> Americans receive an extra $6,600 per year in income, both have experienced identical levels of inflation, and both Danish and American babies born between 1993-2010 can expect to live about 77 years. Even with an (arguably) “more closed” economy, it would seem that with a population size of about 53 times that of Denmark, the United States should do a lot better. As </w:t>
      </w:r>
      <w:proofErr w:type="spellStart"/>
      <w:r w:rsidRPr="00CC4C7A">
        <w:rPr>
          <w:i/>
          <w:iCs/>
          <w:sz w:val="20"/>
          <w:szCs w:val="20"/>
        </w:rPr>
        <w:t>Soccernomics</w:t>
      </w:r>
      <w:proofErr w:type="spellEnd"/>
      <w:r w:rsidRPr="00CC4C7A">
        <w:rPr>
          <w:sz w:val="20"/>
          <w:szCs w:val="20"/>
        </w:rPr>
        <w:t xml:space="preserve"> puts it, “If only Americans took soccer seriously, the country’s fabulous wealth and enormous population would translate into dominance.” </w:t>
      </w:r>
    </w:p>
    <w:p w:rsidR="004A437D" w:rsidRPr="00CC4C7A" w:rsidRDefault="004A437D" w:rsidP="00A54491">
      <w:pPr>
        <w:spacing w:after="80"/>
        <w:ind w:firstLine="720"/>
        <w:jc w:val="both"/>
        <w:rPr>
          <w:sz w:val="20"/>
          <w:szCs w:val="20"/>
        </w:rPr>
      </w:pPr>
    </w:p>
    <w:p w:rsidR="00D73B8E" w:rsidRDefault="006A727A">
      <w:pPr>
        <w:pStyle w:val="ListParagraph"/>
        <w:numPr>
          <w:ilvl w:val="0"/>
          <w:numId w:val="34"/>
        </w:numPr>
        <w:spacing w:after="80"/>
        <w:rPr>
          <w:szCs w:val="20"/>
          <w:rPrChange w:id="218" w:author="Narek Sahakyan" w:date="2014-08-20T09:52:00Z">
            <w:rPr>
              <w:color w:val="auto"/>
              <w:sz w:val="20"/>
              <w:szCs w:val="20"/>
            </w:rPr>
          </w:rPrChange>
        </w:rPr>
        <w:pPrChange w:id="219" w:author="Narek Sahakyan" w:date="2014-08-20T09:52:00Z">
          <w:pPr>
            <w:pStyle w:val="Heading1"/>
            <w:numPr>
              <w:numId w:val="34"/>
            </w:numPr>
            <w:spacing w:before="0" w:after="80"/>
            <w:ind w:left="720" w:hanging="360"/>
          </w:pPr>
        </w:pPrChange>
      </w:pPr>
      <w:r w:rsidRPr="006A727A">
        <w:rPr>
          <w:b/>
          <w:szCs w:val="20"/>
          <w:rPrChange w:id="220" w:author="Narek Sahakyan" w:date="2014-08-20T09:52:00Z">
            <w:rPr>
              <w:b w:val="0"/>
              <w:bCs w:val="0"/>
              <w:color w:val="auto"/>
              <w:sz w:val="20"/>
              <w:szCs w:val="20"/>
            </w:rPr>
          </w:rPrChange>
        </w:rPr>
        <w:t>E</w:t>
      </w:r>
      <w:del w:id="221" w:author="Narek Sahakyan" w:date="2014-08-20T09:51:00Z">
        <w:r w:rsidRPr="006A727A">
          <w:rPr>
            <w:b/>
            <w:szCs w:val="20"/>
            <w:rPrChange w:id="222" w:author="Narek Sahakyan" w:date="2014-08-20T09:52:00Z">
              <w:rPr>
                <w:b w:val="0"/>
                <w:bCs w:val="0"/>
                <w:color w:val="auto"/>
                <w:sz w:val="20"/>
                <w:szCs w:val="20"/>
              </w:rPr>
            </w:rPrChange>
          </w:rPr>
          <w:delText>CONOMETRIC SPECIFICATION AND IDENTIFICATION</w:delText>
        </w:r>
      </w:del>
      <w:ins w:id="223" w:author="Narek Sahakyan" w:date="2014-08-20T09:51:00Z">
        <w:r w:rsidRPr="006A727A">
          <w:rPr>
            <w:b/>
            <w:szCs w:val="20"/>
            <w:rPrChange w:id="224" w:author="Narek Sahakyan" w:date="2014-08-20T09:52:00Z">
              <w:rPr>
                <w:b w:val="0"/>
                <w:bCs w:val="0"/>
                <w:color w:val="auto"/>
                <w:sz w:val="20"/>
                <w:szCs w:val="20"/>
              </w:rPr>
            </w:rPrChange>
          </w:rPr>
          <w:t>conometric specification and identification</w:t>
        </w:r>
      </w:ins>
    </w:p>
    <w:p w:rsidR="00B52F15" w:rsidRPr="00CC4C7A" w:rsidRDefault="00B52F15" w:rsidP="00A54491">
      <w:pPr>
        <w:spacing w:after="80"/>
        <w:ind w:firstLine="720"/>
        <w:jc w:val="both"/>
        <w:rPr>
          <w:sz w:val="20"/>
          <w:szCs w:val="20"/>
        </w:rPr>
      </w:pPr>
      <w:r w:rsidRPr="00CC4C7A">
        <w:rPr>
          <w:sz w:val="20"/>
          <w:szCs w:val="20"/>
        </w:rPr>
        <w:t xml:space="preserve">Given that </w:t>
      </w:r>
      <w:ins w:id="225" w:author="Narek" w:date="2014-08-20T00:25:00Z">
        <w:r w:rsidR="006E3836" w:rsidRPr="00CC4C7A">
          <w:rPr>
            <w:sz w:val="20"/>
            <w:szCs w:val="20"/>
          </w:rPr>
          <w:t xml:space="preserve">some of </w:t>
        </w:r>
      </w:ins>
      <w:r w:rsidRPr="00CC4C7A">
        <w:rPr>
          <w:sz w:val="20"/>
          <w:szCs w:val="20"/>
        </w:rPr>
        <w:t xml:space="preserve">the same players </w:t>
      </w:r>
      <w:ins w:id="226" w:author="Narek Sahakyan" w:date="2014-08-20T09:52:00Z">
        <w:r w:rsidR="003B08CB">
          <w:rPr>
            <w:sz w:val="20"/>
            <w:szCs w:val="20"/>
          </w:rPr>
          <w:t xml:space="preserve">simultaneously </w:t>
        </w:r>
      </w:ins>
      <w:r w:rsidRPr="00CC4C7A">
        <w:rPr>
          <w:sz w:val="20"/>
          <w:szCs w:val="20"/>
        </w:rPr>
        <w:t>represent both club teams and natio</w:t>
      </w:r>
      <w:r w:rsidR="004A437D" w:rsidRPr="00CC4C7A">
        <w:rPr>
          <w:sz w:val="20"/>
          <w:szCs w:val="20"/>
        </w:rPr>
        <w:t>nal teams</w:t>
      </w:r>
      <w:r w:rsidRPr="00CC4C7A">
        <w:rPr>
          <w:sz w:val="20"/>
          <w:szCs w:val="20"/>
        </w:rPr>
        <w:t xml:space="preserve">, any econometric specification </w:t>
      </w:r>
      <w:r w:rsidR="004A437D" w:rsidRPr="00CC4C7A">
        <w:rPr>
          <w:sz w:val="20"/>
          <w:szCs w:val="20"/>
        </w:rPr>
        <w:t xml:space="preserve">among their relative determinants </w:t>
      </w:r>
      <w:r w:rsidRPr="00CC4C7A">
        <w:rPr>
          <w:sz w:val="20"/>
          <w:szCs w:val="20"/>
        </w:rPr>
        <w:t xml:space="preserve">must accommodate </w:t>
      </w:r>
      <w:r w:rsidR="001156C0" w:rsidRPr="00CC4C7A">
        <w:rPr>
          <w:sz w:val="20"/>
          <w:szCs w:val="20"/>
        </w:rPr>
        <w:t>this</w:t>
      </w:r>
      <w:r w:rsidRPr="00CC4C7A">
        <w:rPr>
          <w:sz w:val="20"/>
          <w:szCs w:val="20"/>
        </w:rPr>
        <w:t xml:space="preserve"> inherent endogeneity. With the exception of Brazil, the same </w:t>
      </w:r>
      <w:r w:rsidR="000F1132" w:rsidRPr="00CC4C7A">
        <w:rPr>
          <w:sz w:val="20"/>
          <w:szCs w:val="20"/>
        </w:rPr>
        <w:t xml:space="preserve">large, </w:t>
      </w:r>
      <w:r w:rsidRPr="00CC4C7A">
        <w:rPr>
          <w:sz w:val="20"/>
          <w:szCs w:val="20"/>
        </w:rPr>
        <w:t xml:space="preserve">rich countries that </w:t>
      </w:r>
      <w:r w:rsidR="001156C0" w:rsidRPr="00CC4C7A">
        <w:rPr>
          <w:sz w:val="20"/>
          <w:szCs w:val="20"/>
        </w:rPr>
        <w:t>traditionally host the strongest club leagues</w:t>
      </w:r>
      <w:del w:id="227" w:author="Narek" w:date="2014-08-20T00:32:00Z">
        <w:r w:rsidR="001156C0" w:rsidRPr="00CC4C7A" w:rsidDel="001E7ECA">
          <w:rPr>
            <w:sz w:val="20"/>
            <w:szCs w:val="20"/>
          </w:rPr>
          <w:delText xml:space="preserve"> </w:delText>
        </w:r>
      </w:del>
      <w:ins w:id="228" w:author="Narek" w:date="2014-08-20T00:31:00Z">
        <w:r w:rsidR="001E7ECA" w:rsidRPr="00CC4C7A">
          <w:rPr>
            <w:sz w:val="20"/>
            <w:szCs w:val="20"/>
          </w:rPr>
          <w:t xml:space="preserve"> </w:t>
        </w:r>
      </w:ins>
      <w:ins w:id="229" w:author="Narek" w:date="2014-08-20T00:32:00Z">
        <w:r w:rsidR="001E7ECA" w:rsidRPr="00CC4C7A">
          <w:rPr>
            <w:sz w:val="20"/>
            <w:szCs w:val="20"/>
          </w:rPr>
          <w:t xml:space="preserve">employing the </w:t>
        </w:r>
      </w:ins>
      <w:ins w:id="230" w:author="Narek" w:date="2014-08-20T00:31:00Z">
        <w:r w:rsidR="001E7ECA" w:rsidRPr="00CC4C7A">
          <w:rPr>
            <w:sz w:val="20"/>
            <w:szCs w:val="20"/>
          </w:rPr>
          <w:t xml:space="preserve">highest quality players </w:t>
        </w:r>
      </w:ins>
      <w:r w:rsidRPr="00CC4C7A">
        <w:rPr>
          <w:sz w:val="20"/>
          <w:szCs w:val="20"/>
        </w:rPr>
        <w:t xml:space="preserve">(Germany, Italy, Spain, </w:t>
      </w:r>
      <w:proofErr w:type="gramStart"/>
      <w:r w:rsidRPr="00CC4C7A">
        <w:rPr>
          <w:sz w:val="20"/>
          <w:szCs w:val="20"/>
        </w:rPr>
        <w:t>England</w:t>
      </w:r>
      <w:proofErr w:type="gramEnd"/>
      <w:r w:rsidRPr="00CC4C7A">
        <w:rPr>
          <w:sz w:val="20"/>
          <w:szCs w:val="20"/>
        </w:rPr>
        <w:t xml:space="preserve">) also </w:t>
      </w:r>
      <w:r w:rsidR="001156C0" w:rsidRPr="00CC4C7A">
        <w:rPr>
          <w:sz w:val="20"/>
          <w:szCs w:val="20"/>
        </w:rPr>
        <w:t>have realized extended success at the national level</w:t>
      </w:r>
      <w:r w:rsidRPr="00CC4C7A">
        <w:rPr>
          <w:sz w:val="20"/>
          <w:szCs w:val="20"/>
        </w:rPr>
        <w:t xml:space="preserve">. </w:t>
      </w:r>
      <w:r w:rsidR="000F1132" w:rsidRPr="00CC4C7A">
        <w:rPr>
          <w:sz w:val="20"/>
          <w:szCs w:val="20"/>
        </w:rPr>
        <w:t>This section develops an econometric specification to isolate the club effect from the national effect and outlines our identification assumption.</w:t>
      </w:r>
    </w:p>
    <w:p w:rsidR="00D94291" w:rsidRPr="00CC4C7A" w:rsidRDefault="000F1132" w:rsidP="00A54491">
      <w:pPr>
        <w:keepNext/>
        <w:keepLines/>
        <w:spacing w:after="80"/>
        <w:ind w:firstLine="720"/>
        <w:jc w:val="both"/>
        <w:rPr>
          <w:sz w:val="20"/>
          <w:szCs w:val="20"/>
        </w:rPr>
      </w:pPr>
      <w:r w:rsidRPr="00CC4C7A">
        <w:rPr>
          <w:sz w:val="20"/>
          <w:szCs w:val="20"/>
        </w:rPr>
        <w:t>T</w:t>
      </w:r>
      <w:r w:rsidR="00D94291" w:rsidRPr="00CC4C7A">
        <w:rPr>
          <w:sz w:val="20"/>
          <w:szCs w:val="20"/>
        </w:rPr>
        <w:t>hree separate estimating equations of increasing complexity</w:t>
      </w:r>
      <w:r w:rsidRPr="00CC4C7A">
        <w:rPr>
          <w:sz w:val="20"/>
          <w:szCs w:val="20"/>
        </w:rPr>
        <w:t xml:space="preserve"> develop systematically our innovative approach</w:t>
      </w:r>
      <w:r w:rsidR="00D94291" w:rsidRPr="00CC4C7A">
        <w:rPr>
          <w:sz w:val="20"/>
          <w:szCs w:val="20"/>
        </w:rPr>
        <w:t xml:space="preserve">. Equation 1 provides a baseline measure of the dynamic impacts of national wealth and population. Including GDP (per capita) and population, along with the quadratic terms in this specification, allows us to test the results of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proofErr w:type="gramStart"/>
      <w:r w:rsidR="004A437D" w:rsidRPr="00CC4C7A">
        <w:rPr>
          <w:sz w:val="20"/>
          <w:szCs w:val="20"/>
        </w:rPr>
        <w:t>Ramasamy</w:t>
      </w:r>
      <w:proofErr w:type="spellEnd"/>
      <w:r w:rsidR="004A437D" w:rsidRPr="00CC4C7A">
        <w:rPr>
          <w:sz w:val="20"/>
          <w:szCs w:val="20"/>
        </w:rPr>
        <w:t>(</w:t>
      </w:r>
      <w:proofErr w:type="gramEnd"/>
      <w:r w:rsidR="004A437D" w:rsidRPr="00CC4C7A">
        <w:rPr>
          <w:sz w:val="20"/>
          <w:szCs w:val="20"/>
        </w:rPr>
        <w:t xml:space="preserve">2002) </w:t>
      </w:r>
      <w:r w:rsidR="00D94291" w:rsidRPr="00CC4C7A">
        <w:rPr>
          <w:sz w:val="20"/>
          <w:szCs w:val="20"/>
        </w:rPr>
        <w:t xml:space="preserve">and Houston and Wilson (2002), among others, in a dynamic setting, over the 18-year period of </w:t>
      </w:r>
      <w:r w:rsidR="009F3C4B" w:rsidRPr="00CC4C7A">
        <w:rPr>
          <w:sz w:val="20"/>
          <w:szCs w:val="20"/>
        </w:rPr>
        <w:t>time:</w:t>
      </w:r>
      <w:r w:rsidR="009F3C4B" w:rsidRPr="00CC4C7A">
        <w:rPr>
          <w:rStyle w:val="FootnoteReference"/>
          <w:sz w:val="20"/>
          <w:szCs w:val="20"/>
        </w:rPr>
        <w:footnoteReference w:id="18"/>
      </w:r>
    </w:p>
    <w:p w:rsidR="00D94291" w:rsidRPr="00CC4C7A" w:rsidRDefault="00D94291" w:rsidP="00A54491">
      <w:pPr>
        <w:spacing w:after="80"/>
        <w:ind w:firstLine="720"/>
        <w:jc w:val="both"/>
        <w:rPr>
          <w:sz w:val="20"/>
          <w:szCs w:val="20"/>
        </w:rPr>
      </w:pPr>
      <w:r w:rsidRPr="00CC4C7A">
        <w:rPr>
          <w:color w:val="230BB5"/>
          <w:sz w:val="20"/>
          <w:szCs w:val="20"/>
        </w:rPr>
        <w:t>FIFA</w:t>
      </w:r>
      <w:r w:rsidRPr="00CC4C7A">
        <w:rPr>
          <w:sz w:val="20"/>
          <w:szCs w:val="20"/>
        </w:rPr>
        <w:t xml:space="preserve"> = </w:t>
      </w:r>
      <w:proofErr w:type="gramStart"/>
      <w:r w:rsidRPr="00CC4C7A">
        <w:rPr>
          <w:sz w:val="20"/>
          <w:szCs w:val="20"/>
        </w:rPr>
        <w:t>f(</w:t>
      </w:r>
      <w:proofErr w:type="gramEnd"/>
      <w:r w:rsidRPr="00CC4C7A">
        <w:rPr>
          <w:color w:val="230BB5"/>
          <w:sz w:val="20"/>
          <w:szCs w:val="20"/>
        </w:rPr>
        <w:t>GDP</w:t>
      </w:r>
      <w:r w:rsidRPr="00CC4C7A">
        <w:rPr>
          <w:sz w:val="20"/>
          <w:szCs w:val="20"/>
        </w:rPr>
        <w:t xml:space="preserve">, </w:t>
      </w:r>
      <w:r w:rsidRPr="00CC4C7A">
        <w:rPr>
          <w:color w:val="230BB5"/>
          <w:sz w:val="20"/>
          <w:szCs w:val="20"/>
        </w:rPr>
        <w:t>GDP</w:t>
      </w:r>
      <w:r w:rsidRPr="00CC4C7A">
        <w:rPr>
          <w:sz w:val="20"/>
          <w:szCs w:val="20"/>
          <w:vertAlign w:val="superscript"/>
        </w:rPr>
        <w:t>2</w:t>
      </w:r>
      <w:r w:rsidRPr="00CC4C7A">
        <w:rPr>
          <w:sz w:val="20"/>
          <w:szCs w:val="20"/>
        </w:rPr>
        <w:t xml:space="preserve"> ; </w:t>
      </w:r>
      <w:r w:rsidRPr="00CC4C7A">
        <w:rPr>
          <w:color w:val="230BB5"/>
          <w:sz w:val="20"/>
          <w:szCs w:val="20"/>
        </w:rPr>
        <w:t>POP</w:t>
      </w:r>
      <w:r w:rsidRPr="00CC4C7A">
        <w:rPr>
          <w:sz w:val="20"/>
          <w:szCs w:val="20"/>
        </w:rPr>
        <w:t xml:space="preserve">, </w:t>
      </w:r>
      <w:r w:rsidRPr="00CC4C7A">
        <w:rPr>
          <w:color w:val="230BB5"/>
          <w:sz w:val="20"/>
          <w:szCs w:val="20"/>
        </w:rPr>
        <w:t>POP</w:t>
      </w:r>
      <w:r w:rsidRPr="00CC4C7A">
        <w:rPr>
          <w:sz w:val="20"/>
          <w:szCs w:val="20"/>
          <w:vertAlign w:val="superscript"/>
        </w:rPr>
        <w:t>2</w:t>
      </w:r>
      <w:r w:rsidRPr="00CC4C7A">
        <w:rPr>
          <w:sz w:val="20"/>
          <w:szCs w:val="20"/>
        </w:rPr>
        <w:t>)</w:t>
      </w:r>
      <w:r w:rsidRPr="00CC4C7A">
        <w:rPr>
          <w:sz w:val="20"/>
          <w:szCs w:val="20"/>
        </w:rPr>
        <w:tab/>
      </w:r>
      <w:r w:rsidRPr="00CC4C7A">
        <w:rPr>
          <w:sz w:val="20"/>
          <w:szCs w:val="20"/>
        </w:rPr>
        <w:tab/>
      </w:r>
      <w:r w:rsidRPr="00CC4C7A">
        <w:rPr>
          <w:sz w:val="20"/>
          <w:szCs w:val="20"/>
        </w:rPr>
        <w:tab/>
      </w:r>
      <w:r w:rsidRPr="00CC4C7A">
        <w:rPr>
          <w:sz w:val="20"/>
          <w:szCs w:val="20"/>
        </w:rPr>
        <w:tab/>
      </w:r>
      <w:r w:rsidRPr="00CC4C7A">
        <w:rPr>
          <w:sz w:val="20"/>
          <w:szCs w:val="20"/>
        </w:rPr>
        <w:tab/>
      </w:r>
      <w:r w:rsidRPr="00CC4C7A">
        <w:rPr>
          <w:sz w:val="20"/>
          <w:szCs w:val="20"/>
        </w:rPr>
        <w:tab/>
      </w:r>
      <w:r w:rsidRPr="00CC4C7A">
        <w:rPr>
          <w:sz w:val="20"/>
          <w:szCs w:val="20"/>
        </w:rPr>
        <w:tab/>
        <w:t>(1)</w:t>
      </w:r>
    </w:p>
    <w:p w:rsidR="00D94291" w:rsidRPr="00CC4C7A" w:rsidRDefault="00D94291" w:rsidP="00A54491">
      <w:pPr>
        <w:spacing w:after="80"/>
        <w:ind w:firstLine="720"/>
        <w:jc w:val="both"/>
        <w:rPr>
          <w:sz w:val="20"/>
          <w:szCs w:val="20"/>
        </w:rPr>
      </w:pPr>
      <w:r w:rsidRPr="00CC4C7A">
        <w:rPr>
          <w:sz w:val="20"/>
          <w:szCs w:val="20"/>
        </w:rPr>
        <w:t xml:space="preserve">The second estimating equation expands on the basic wealth and population measures, to include proxies for the other selected determinants of international soccer success. </w:t>
      </w:r>
    </w:p>
    <w:p w:rsidR="00D94291" w:rsidRPr="00CC4C7A" w:rsidRDefault="00D94291" w:rsidP="00A54491">
      <w:pPr>
        <w:spacing w:after="80"/>
        <w:ind w:firstLine="720"/>
        <w:jc w:val="both"/>
        <w:rPr>
          <w:i/>
          <w:sz w:val="20"/>
          <w:szCs w:val="20"/>
        </w:rPr>
      </w:pPr>
      <w:r w:rsidRPr="00CC4C7A">
        <w:rPr>
          <w:color w:val="230BB5"/>
          <w:sz w:val="20"/>
          <w:szCs w:val="20"/>
        </w:rPr>
        <w:t>FIFA</w:t>
      </w:r>
      <w:r w:rsidRPr="00CC4C7A">
        <w:rPr>
          <w:sz w:val="20"/>
          <w:szCs w:val="20"/>
        </w:rPr>
        <w:t xml:space="preserve"> = </w:t>
      </w:r>
      <w:proofErr w:type="gramStart"/>
      <w:r w:rsidRPr="00CC4C7A">
        <w:rPr>
          <w:sz w:val="20"/>
          <w:szCs w:val="20"/>
        </w:rPr>
        <w:t>f(</w:t>
      </w:r>
      <w:proofErr w:type="gramEnd"/>
      <w:r w:rsidRPr="00CC4C7A">
        <w:rPr>
          <w:color w:val="230BB5"/>
          <w:sz w:val="20"/>
          <w:szCs w:val="20"/>
        </w:rPr>
        <w:t>GDP</w:t>
      </w:r>
      <w:r w:rsidRPr="00CC4C7A">
        <w:rPr>
          <w:sz w:val="20"/>
          <w:szCs w:val="20"/>
        </w:rPr>
        <w:t xml:space="preserve">, </w:t>
      </w:r>
      <w:r w:rsidRPr="00CC4C7A">
        <w:rPr>
          <w:color w:val="230BB5"/>
          <w:sz w:val="20"/>
          <w:szCs w:val="20"/>
        </w:rPr>
        <w:t>GDP</w:t>
      </w:r>
      <w:r w:rsidRPr="00CC4C7A">
        <w:rPr>
          <w:sz w:val="20"/>
          <w:szCs w:val="20"/>
          <w:vertAlign w:val="superscript"/>
        </w:rPr>
        <w:t>2</w:t>
      </w:r>
      <w:r w:rsidRPr="00CC4C7A">
        <w:rPr>
          <w:sz w:val="20"/>
          <w:szCs w:val="20"/>
        </w:rPr>
        <w:t xml:space="preserve">, </w:t>
      </w:r>
      <w:r w:rsidRPr="00CC4C7A">
        <w:rPr>
          <w:color w:val="230BB5"/>
          <w:sz w:val="20"/>
          <w:szCs w:val="20"/>
        </w:rPr>
        <w:t>POP</w:t>
      </w:r>
      <w:r w:rsidRPr="00CC4C7A">
        <w:rPr>
          <w:sz w:val="20"/>
          <w:szCs w:val="20"/>
        </w:rPr>
        <w:t xml:space="preserve">, </w:t>
      </w:r>
      <w:r w:rsidRPr="00CC4C7A">
        <w:rPr>
          <w:color w:val="230BB5"/>
          <w:sz w:val="20"/>
          <w:szCs w:val="20"/>
        </w:rPr>
        <w:t>POP</w:t>
      </w:r>
      <w:r w:rsidRPr="00CC4C7A">
        <w:rPr>
          <w:sz w:val="20"/>
          <w:szCs w:val="20"/>
          <w:vertAlign w:val="superscript"/>
        </w:rPr>
        <w:t>2</w:t>
      </w:r>
      <w:r w:rsidRPr="00CC4C7A">
        <w:rPr>
          <w:sz w:val="20"/>
          <w:szCs w:val="20"/>
        </w:rPr>
        <w:t xml:space="preserve"> ; </w:t>
      </w:r>
      <w:r w:rsidRPr="00CC4C7A">
        <w:rPr>
          <w:color w:val="230BB5"/>
          <w:sz w:val="20"/>
          <w:szCs w:val="20"/>
        </w:rPr>
        <w:t>TRADE</w:t>
      </w:r>
      <w:r w:rsidRPr="00CC4C7A">
        <w:rPr>
          <w:sz w:val="20"/>
          <w:szCs w:val="20"/>
        </w:rPr>
        <w:t xml:space="preserve">, </w:t>
      </w:r>
      <w:r w:rsidRPr="00CC4C7A">
        <w:rPr>
          <w:color w:val="230BB5"/>
          <w:sz w:val="20"/>
          <w:szCs w:val="20"/>
        </w:rPr>
        <w:t>INFL</w:t>
      </w:r>
      <w:r w:rsidRPr="00CC4C7A">
        <w:rPr>
          <w:sz w:val="20"/>
          <w:szCs w:val="20"/>
        </w:rPr>
        <w:t xml:space="preserve">, </w:t>
      </w:r>
      <w:r w:rsidRPr="00CC4C7A">
        <w:rPr>
          <w:color w:val="230BB5"/>
          <w:sz w:val="20"/>
          <w:szCs w:val="20"/>
        </w:rPr>
        <w:t>OIL</w:t>
      </w:r>
      <w:r w:rsidRPr="00CC4C7A">
        <w:rPr>
          <w:sz w:val="20"/>
          <w:szCs w:val="20"/>
        </w:rPr>
        <w:t xml:space="preserve">, </w:t>
      </w:r>
      <w:r w:rsidRPr="00CC4C7A">
        <w:rPr>
          <w:color w:val="230BB5"/>
          <w:sz w:val="20"/>
          <w:szCs w:val="20"/>
        </w:rPr>
        <w:t>LEB</w:t>
      </w:r>
      <w:r w:rsidRPr="00CC4C7A">
        <w:rPr>
          <w:sz w:val="20"/>
          <w:szCs w:val="20"/>
        </w:rPr>
        <w:t>)</w:t>
      </w:r>
      <w:r w:rsidRPr="00CC4C7A">
        <w:rPr>
          <w:sz w:val="20"/>
          <w:szCs w:val="20"/>
        </w:rPr>
        <w:tab/>
      </w:r>
      <w:r w:rsidRPr="00CC4C7A">
        <w:rPr>
          <w:i/>
          <w:sz w:val="20"/>
          <w:szCs w:val="20"/>
        </w:rPr>
        <w:tab/>
      </w:r>
      <w:r w:rsidRPr="00CC4C7A">
        <w:rPr>
          <w:i/>
          <w:sz w:val="20"/>
          <w:szCs w:val="20"/>
        </w:rPr>
        <w:tab/>
      </w:r>
      <w:r w:rsidRPr="00CC4C7A">
        <w:rPr>
          <w:sz w:val="20"/>
          <w:szCs w:val="20"/>
        </w:rPr>
        <w:t>(2)</w:t>
      </w:r>
    </w:p>
    <w:p w:rsidR="00D94291" w:rsidRPr="00CC4C7A" w:rsidRDefault="00D94291" w:rsidP="00A54491">
      <w:pPr>
        <w:spacing w:after="80"/>
        <w:ind w:firstLine="720"/>
        <w:jc w:val="both"/>
        <w:rPr>
          <w:sz w:val="20"/>
          <w:szCs w:val="20"/>
        </w:rPr>
      </w:pPr>
      <w:r w:rsidRPr="00CC4C7A">
        <w:rPr>
          <w:sz w:val="20"/>
          <w:szCs w:val="20"/>
        </w:rPr>
        <w:t xml:space="preserve">These two equations lend themselves to a comparison of the determinants across the FIFA regions, to help identify why Europe and South America appear to be “special”. Finally, the third estimating equation incorporates the measure of aggregate domestic league strength - </w:t>
      </w:r>
      <w:r w:rsidRPr="00CC4C7A">
        <w:rPr>
          <w:color w:val="230BB5"/>
          <w:sz w:val="20"/>
          <w:szCs w:val="20"/>
        </w:rPr>
        <w:t>CLUB</w:t>
      </w:r>
      <w:r w:rsidRPr="00CC4C7A">
        <w:rPr>
          <w:sz w:val="20"/>
          <w:szCs w:val="20"/>
        </w:rPr>
        <w:t>, as a proxy for national soccer endowment.</w:t>
      </w:r>
    </w:p>
    <w:p w:rsidR="00D94291" w:rsidRPr="00CC4C7A" w:rsidRDefault="00D94291" w:rsidP="00A54491">
      <w:pPr>
        <w:spacing w:after="80"/>
        <w:ind w:firstLine="720"/>
        <w:jc w:val="both"/>
        <w:rPr>
          <w:i/>
          <w:sz w:val="20"/>
          <w:szCs w:val="20"/>
        </w:rPr>
      </w:pPr>
      <w:r w:rsidRPr="00CC4C7A">
        <w:rPr>
          <w:color w:val="230BB5"/>
          <w:sz w:val="20"/>
          <w:szCs w:val="20"/>
        </w:rPr>
        <w:t>FIFA</w:t>
      </w:r>
      <w:r w:rsidRPr="00CC4C7A">
        <w:rPr>
          <w:sz w:val="20"/>
          <w:szCs w:val="20"/>
        </w:rPr>
        <w:t xml:space="preserve"> = </w:t>
      </w:r>
      <w:proofErr w:type="gramStart"/>
      <w:r w:rsidRPr="00CC4C7A">
        <w:rPr>
          <w:sz w:val="20"/>
          <w:szCs w:val="20"/>
        </w:rPr>
        <w:t>f(</w:t>
      </w:r>
      <w:proofErr w:type="gramEnd"/>
      <w:r w:rsidRPr="00CC4C7A">
        <w:rPr>
          <w:color w:val="230BB5"/>
          <w:sz w:val="20"/>
          <w:szCs w:val="20"/>
        </w:rPr>
        <w:t>GDP</w:t>
      </w:r>
      <w:r w:rsidRPr="00CC4C7A">
        <w:rPr>
          <w:sz w:val="20"/>
          <w:szCs w:val="20"/>
        </w:rPr>
        <w:t xml:space="preserve">, </w:t>
      </w:r>
      <w:r w:rsidRPr="00CC4C7A">
        <w:rPr>
          <w:color w:val="230BB5"/>
          <w:sz w:val="20"/>
          <w:szCs w:val="20"/>
        </w:rPr>
        <w:t>GDP</w:t>
      </w:r>
      <w:r w:rsidRPr="00CC4C7A">
        <w:rPr>
          <w:sz w:val="20"/>
          <w:szCs w:val="20"/>
          <w:vertAlign w:val="superscript"/>
        </w:rPr>
        <w:t>2</w:t>
      </w:r>
      <w:r w:rsidRPr="00CC4C7A">
        <w:rPr>
          <w:sz w:val="20"/>
          <w:szCs w:val="20"/>
        </w:rPr>
        <w:t xml:space="preserve">, </w:t>
      </w:r>
      <w:r w:rsidRPr="00CC4C7A">
        <w:rPr>
          <w:color w:val="230BB5"/>
          <w:sz w:val="20"/>
          <w:szCs w:val="20"/>
        </w:rPr>
        <w:t>POP</w:t>
      </w:r>
      <w:r w:rsidRPr="00CC4C7A">
        <w:rPr>
          <w:sz w:val="20"/>
          <w:szCs w:val="20"/>
        </w:rPr>
        <w:t xml:space="preserve">, </w:t>
      </w:r>
      <w:r w:rsidRPr="00CC4C7A">
        <w:rPr>
          <w:color w:val="230BB5"/>
          <w:sz w:val="20"/>
          <w:szCs w:val="20"/>
        </w:rPr>
        <w:t>POP</w:t>
      </w:r>
      <w:r w:rsidRPr="00CC4C7A">
        <w:rPr>
          <w:sz w:val="20"/>
          <w:szCs w:val="20"/>
          <w:vertAlign w:val="superscript"/>
        </w:rPr>
        <w:t>2</w:t>
      </w:r>
      <w:r w:rsidRPr="00CC4C7A">
        <w:rPr>
          <w:sz w:val="20"/>
          <w:szCs w:val="20"/>
        </w:rPr>
        <w:t xml:space="preserve">; </w:t>
      </w:r>
      <w:r w:rsidRPr="00CC4C7A">
        <w:rPr>
          <w:color w:val="230BB5"/>
          <w:sz w:val="20"/>
          <w:szCs w:val="20"/>
        </w:rPr>
        <w:t>TRADE</w:t>
      </w:r>
      <w:r w:rsidRPr="00CC4C7A">
        <w:rPr>
          <w:sz w:val="20"/>
          <w:szCs w:val="20"/>
        </w:rPr>
        <w:t xml:space="preserve">, </w:t>
      </w:r>
      <w:r w:rsidRPr="00CC4C7A">
        <w:rPr>
          <w:color w:val="230BB5"/>
          <w:sz w:val="20"/>
          <w:szCs w:val="20"/>
        </w:rPr>
        <w:t>INFL</w:t>
      </w:r>
      <w:r w:rsidRPr="00CC4C7A">
        <w:rPr>
          <w:sz w:val="20"/>
          <w:szCs w:val="20"/>
        </w:rPr>
        <w:t xml:space="preserve">, </w:t>
      </w:r>
      <w:r w:rsidRPr="00CC4C7A">
        <w:rPr>
          <w:color w:val="230BB5"/>
          <w:sz w:val="20"/>
          <w:szCs w:val="20"/>
        </w:rPr>
        <w:t>OIL</w:t>
      </w:r>
      <w:r w:rsidRPr="00CC4C7A">
        <w:rPr>
          <w:sz w:val="20"/>
          <w:szCs w:val="20"/>
        </w:rPr>
        <w:t xml:space="preserve">, </w:t>
      </w:r>
      <w:r w:rsidRPr="00CC4C7A">
        <w:rPr>
          <w:color w:val="230BB5"/>
          <w:sz w:val="20"/>
          <w:szCs w:val="20"/>
        </w:rPr>
        <w:t>LEB</w:t>
      </w:r>
      <w:r w:rsidRPr="00CC4C7A">
        <w:rPr>
          <w:sz w:val="20"/>
          <w:szCs w:val="20"/>
        </w:rPr>
        <w:t xml:space="preserve">; </w:t>
      </w:r>
      <w:r w:rsidRPr="00CC4C7A">
        <w:rPr>
          <w:color w:val="230BB5"/>
          <w:sz w:val="20"/>
          <w:szCs w:val="20"/>
        </w:rPr>
        <w:t>CLUB</w:t>
      </w:r>
      <w:r w:rsidRPr="00CC4C7A">
        <w:rPr>
          <w:sz w:val="20"/>
          <w:szCs w:val="20"/>
        </w:rPr>
        <w:t>)</w:t>
      </w:r>
      <w:r w:rsidRPr="00CC4C7A">
        <w:rPr>
          <w:sz w:val="20"/>
          <w:szCs w:val="20"/>
        </w:rPr>
        <w:tab/>
      </w:r>
      <w:r w:rsidRPr="00CC4C7A">
        <w:rPr>
          <w:sz w:val="20"/>
          <w:szCs w:val="20"/>
        </w:rPr>
        <w:tab/>
      </w:r>
      <w:r w:rsidR="00275CD7" w:rsidRPr="00CC4C7A">
        <w:rPr>
          <w:sz w:val="20"/>
          <w:szCs w:val="20"/>
        </w:rPr>
        <w:tab/>
      </w:r>
      <w:r w:rsidRPr="00CC4C7A">
        <w:rPr>
          <w:sz w:val="20"/>
          <w:szCs w:val="20"/>
        </w:rPr>
        <w:t>(3)</w:t>
      </w:r>
    </w:p>
    <w:p w:rsidR="00D94291" w:rsidRPr="00CC4C7A" w:rsidDel="000B3200" w:rsidRDefault="00D94291" w:rsidP="001E7ECA">
      <w:pPr>
        <w:spacing w:after="80"/>
        <w:ind w:firstLine="720"/>
        <w:jc w:val="both"/>
        <w:rPr>
          <w:del w:id="232" w:author="Narek Sahakyan" w:date="2014-08-20T09:53:00Z"/>
          <w:sz w:val="20"/>
          <w:szCs w:val="20"/>
        </w:rPr>
      </w:pPr>
      <w:r w:rsidRPr="00CC4C7A">
        <w:rPr>
          <w:sz w:val="20"/>
          <w:szCs w:val="20"/>
        </w:rPr>
        <w:t xml:space="preserve">Statistical estimation of (3), however, is complicated by </w:t>
      </w:r>
      <w:r w:rsidR="001E7ECA" w:rsidRPr="00CC4C7A">
        <w:rPr>
          <w:sz w:val="20"/>
          <w:szCs w:val="20"/>
        </w:rPr>
        <w:t>the above-discussed endogenous</w:t>
      </w:r>
      <w:r w:rsidRPr="00CC4C7A">
        <w:rPr>
          <w:sz w:val="20"/>
          <w:szCs w:val="20"/>
        </w:rPr>
        <w:t xml:space="preserve"> relationship between </w:t>
      </w:r>
      <w:r w:rsidRPr="00CC4C7A">
        <w:rPr>
          <w:color w:val="230BB5"/>
          <w:sz w:val="20"/>
          <w:szCs w:val="20"/>
        </w:rPr>
        <w:t>FIFA</w:t>
      </w:r>
      <w:r w:rsidRPr="00CC4C7A">
        <w:rPr>
          <w:sz w:val="20"/>
          <w:szCs w:val="20"/>
        </w:rPr>
        <w:t xml:space="preserve"> and </w:t>
      </w:r>
      <w:r w:rsidRPr="00CC4C7A">
        <w:rPr>
          <w:color w:val="230BB5"/>
          <w:sz w:val="20"/>
          <w:szCs w:val="20"/>
        </w:rPr>
        <w:t>CLUB</w:t>
      </w:r>
      <w:r w:rsidRPr="00CC4C7A">
        <w:rPr>
          <w:sz w:val="20"/>
          <w:szCs w:val="20"/>
        </w:rPr>
        <w:t xml:space="preserve">. Both </w:t>
      </w:r>
      <w:r w:rsidRPr="00CC4C7A">
        <w:rPr>
          <w:color w:val="230BB5"/>
          <w:sz w:val="20"/>
          <w:szCs w:val="20"/>
        </w:rPr>
        <w:t>FIFA</w:t>
      </w:r>
      <w:r w:rsidRPr="00CC4C7A">
        <w:rPr>
          <w:sz w:val="20"/>
          <w:szCs w:val="20"/>
        </w:rPr>
        <w:t xml:space="preserve"> and </w:t>
      </w:r>
      <w:r w:rsidRPr="00CC4C7A">
        <w:rPr>
          <w:color w:val="230BB5"/>
          <w:sz w:val="20"/>
          <w:szCs w:val="20"/>
        </w:rPr>
        <w:t>CLUB</w:t>
      </w:r>
      <w:r w:rsidRPr="00CC4C7A">
        <w:rPr>
          <w:sz w:val="20"/>
          <w:szCs w:val="20"/>
        </w:rPr>
        <w:t xml:space="preserve"> are determined by the outcomes of specific matches, and therefore, at the most basic level, the outfield performance of the players. The performance of the players, in its turn, depends on their inherent ability, alongside some other unobservable factors, which may best be measured by their placement with prestigious clubs and success in competitions. The more players with a high-quality club/ league affiliation a country’s national team has, the more likely it will achieve success in international matches. This effect will be even stronger when the “high-quality” league/club coincides with that country’s own domestic league, such as in Spain, Germany, </w:t>
      </w:r>
      <w:ins w:id="233" w:author="Narek" w:date="2014-08-20T01:12:00Z">
        <w:r w:rsidR="00650C40" w:rsidRPr="00CC4C7A">
          <w:rPr>
            <w:sz w:val="20"/>
            <w:szCs w:val="20"/>
          </w:rPr>
          <w:t xml:space="preserve">England </w:t>
        </w:r>
      </w:ins>
      <w:r w:rsidRPr="00CC4C7A">
        <w:rPr>
          <w:sz w:val="20"/>
          <w:szCs w:val="20"/>
        </w:rPr>
        <w:t>Italy</w:t>
      </w:r>
      <w:ins w:id="234" w:author="Narek" w:date="2014-08-20T01:12:00Z">
        <w:r w:rsidR="00650C40">
          <w:rPr>
            <w:sz w:val="20"/>
            <w:szCs w:val="20"/>
          </w:rPr>
          <w:t xml:space="preserve"> and</w:t>
        </w:r>
      </w:ins>
      <w:del w:id="235" w:author="Narek" w:date="2014-08-20T01:12:00Z">
        <w:r w:rsidRPr="00CC4C7A" w:rsidDel="00650C40">
          <w:rPr>
            <w:sz w:val="20"/>
            <w:szCs w:val="20"/>
          </w:rPr>
          <w:delText xml:space="preserve">, </w:delText>
        </w:r>
      </w:del>
      <w:ins w:id="236" w:author="Narek" w:date="2014-08-20T01:12:00Z">
        <w:r w:rsidR="00650C40">
          <w:rPr>
            <w:sz w:val="20"/>
            <w:szCs w:val="20"/>
          </w:rPr>
          <w:t xml:space="preserve"> </w:t>
        </w:r>
      </w:ins>
      <w:r w:rsidRPr="00CC4C7A">
        <w:rPr>
          <w:sz w:val="20"/>
          <w:szCs w:val="20"/>
        </w:rPr>
        <w:t>France</w:t>
      </w:r>
      <w:del w:id="237" w:author="Narek" w:date="2014-08-20T01:12:00Z">
        <w:r w:rsidRPr="00CC4C7A" w:rsidDel="00650C40">
          <w:rPr>
            <w:sz w:val="20"/>
            <w:szCs w:val="20"/>
          </w:rPr>
          <w:delText xml:space="preserve"> and England</w:delText>
        </w:r>
      </w:del>
      <w:proofErr w:type="gramStart"/>
      <w:ins w:id="238" w:author="Narek" w:date="2014-08-20T01:12:00Z">
        <w:r w:rsidR="00650C40">
          <w:rPr>
            <w:sz w:val="20"/>
            <w:szCs w:val="20"/>
          </w:rPr>
          <w:t>.</w:t>
        </w:r>
      </w:ins>
      <w:r w:rsidRPr="00CC4C7A">
        <w:rPr>
          <w:sz w:val="20"/>
          <w:szCs w:val="20"/>
        </w:rPr>
        <w:t>.</w:t>
      </w:r>
      <w:proofErr w:type="gramEnd"/>
    </w:p>
    <w:p w:rsidR="00D94291" w:rsidRPr="00CC4C7A" w:rsidRDefault="00D94291" w:rsidP="00A54491">
      <w:pPr>
        <w:spacing w:after="80"/>
        <w:ind w:firstLine="720"/>
        <w:jc w:val="both"/>
        <w:rPr>
          <w:sz w:val="20"/>
          <w:szCs w:val="20"/>
        </w:rPr>
      </w:pPr>
      <w:r w:rsidRPr="00CC4C7A">
        <w:rPr>
          <w:sz w:val="20"/>
          <w:szCs w:val="20"/>
        </w:rPr>
        <w:t xml:space="preserve">For a given country, an increase in club team strength </w:t>
      </w:r>
      <w:del w:id="239" w:author="Narek Sahakyan" w:date="2014-08-20T09:53:00Z">
        <w:r w:rsidRPr="00CC4C7A" w:rsidDel="003B08CB">
          <w:rPr>
            <w:sz w:val="20"/>
            <w:szCs w:val="20"/>
          </w:rPr>
          <w:delText>may increase</w:delText>
        </w:r>
      </w:del>
      <w:ins w:id="240" w:author="Narek Sahakyan" w:date="2014-08-20T09:53:00Z">
        <w:r w:rsidR="003B08CB">
          <w:rPr>
            <w:sz w:val="20"/>
            <w:szCs w:val="20"/>
          </w:rPr>
          <w:t>will affect</w:t>
        </w:r>
      </w:ins>
      <w:r w:rsidRPr="00CC4C7A">
        <w:rPr>
          <w:sz w:val="20"/>
          <w:szCs w:val="20"/>
        </w:rPr>
        <w:t xml:space="preserve"> national team strength</w:t>
      </w:r>
      <w:del w:id="241" w:author="Narek Sahakyan" w:date="2014-08-20T09:53:00Z">
        <w:r w:rsidRPr="00CC4C7A" w:rsidDel="000B3200">
          <w:rPr>
            <w:sz w:val="20"/>
            <w:szCs w:val="20"/>
          </w:rPr>
          <w:delText>,</w:delText>
        </w:r>
      </w:del>
      <w:r w:rsidRPr="00CC4C7A">
        <w:rPr>
          <w:sz w:val="20"/>
          <w:szCs w:val="20"/>
        </w:rPr>
        <w:t xml:space="preserve"> directly and indirectly: directly due to a higher proportion of high-quality (local) pla</w:t>
      </w:r>
      <w:r w:rsidR="001156C0" w:rsidRPr="00CC4C7A">
        <w:rPr>
          <w:sz w:val="20"/>
          <w:szCs w:val="20"/>
        </w:rPr>
        <w:t>yers the managers can pick from;</w:t>
      </w:r>
      <w:r w:rsidRPr="00CC4C7A">
        <w:rPr>
          <w:sz w:val="20"/>
          <w:szCs w:val="20"/>
        </w:rPr>
        <w:t xml:space="preserve"> and indirectly due to the intensity of soccer competition in the country. It can be argued, however, that successful performance by players of a certain national team at a global stage like the World Cup will signal ability, and have an effect on the placement of high-ability players in successful and high-performing clubs of potentially any country, usually hosting a high-quality league. </w:t>
      </w:r>
    </w:p>
    <w:p w:rsidR="00C25D2A" w:rsidRPr="00CC4C7A" w:rsidDel="000B3200" w:rsidRDefault="00D94291" w:rsidP="00A54491">
      <w:pPr>
        <w:spacing w:after="80"/>
        <w:ind w:firstLine="720"/>
        <w:jc w:val="both"/>
        <w:rPr>
          <w:del w:id="242" w:author="Narek Sahakyan" w:date="2014-08-20T09:54:00Z"/>
          <w:sz w:val="20"/>
          <w:szCs w:val="20"/>
        </w:rPr>
      </w:pPr>
      <w:r w:rsidRPr="00CC4C7A">
        <w:rPr>
          <w:sz w:val="20"/>
          <w:szCs w:val="20"/>
        </w:rPr>
        <w:t>If club teams could employ only local players, we would expect an almost perfect correlation between club success (</w:t>
      </w:r>
      <w:r w:rsidRPr="00CC4C7A">
        <w:rPr>
          <w:color w:val="230BB5"/>
          <w:sz w:val="20"/>
          <w:szCs w:val="20"/>
        </w:rPr>
        <w:t>CLUB</w:t>
      </w:r>
      <w:r w:rsidRPr="00CC4C7A">
        <w:rPr>
          <w:sz w:val="20"/>
          <w:szCs w:val="20"/>
        </w:rPr>
        <w:t>) and national success (</w:t>
      </w:r>
      <w:r w:rsidRPr="00CC4C7A">
        <w:rPr>
          <w:color w:val="230BB5"/>
          <w:sz w:val="20"/>
          <w:szCs w:val="20"/>
        </w:rPr>
        <w:t>FIFA</w:t>
      </w:r>
      <w:r w:rsidRPr="00CC4C7A">
        <w:rPr>
          <w:sz w:val="20"/>
          <w:szCs w:val="20"/>
        </w:rPr>
        <w:t xml:space="preserve">). </w:t>
      </w:r>
      <w:ins w:id="243" w:author="Narek Sahakyan" w:date="2014-08-20T09:54:00Z">
        <w:r w:rsidR="000B3200">
          <w:rPr>
            <w:sz w:val="20"/>
            <w:szCs w:val="20"/>
          </w:rPr>
          <w:t xml:space="preserve">Conversely, </w:t>
        </w:r>
      </w:ins>
      <w:del w:id="244" w:author="Narek Sahakyan" w:date="2014-08-20T09:54:00Z">
        <w:r w:rsidRPr="00CC4C7A" w:rsidDel="000B3200">
          <w:rPr>
            <w:sz w:val="20"/>
            <w:szCs w:val="20"/>
          </w:rPr>
          <w:delText xml:space="preserve">In </w:delText>
        </w:r>
      </w:del>
      <w:ins w:id="245" w:author="Narek Sahakyan" w:date="2014-08-20T09:54:00Z">
        <w:r w:rsidR="000B3200">
          <w:rPr>
            <w:sz w:val="20"/>
            <w:szCs w:val="20"/>
          </w:rPr>
          <w:t>i</w:t>
        </w:r>
        <w:r w:rsidR="000B3200" w:rsidRPr="00CC4C7A">
          <w:rPr>
            <w:sz w:val="20"/>
            <w:szCs w:val="20"/>
          </w:rPr>
          <w:t xml:space="preserve">n </w:t>
        </w:r>
      </w:ins>
      <w:r w:rsidRPr="00CC4C7A">
        <w:rPr>
          <w:sz w:val="20"/>
          <w:szCs w:val="20"/>
        </w:rPr>
        <w:t xml:space="preserve">the autarky scenario, in which players performed only for their own nation’s domestic club teams, a country’s international club success would mirror its national success: the sum of points scored by domestic clubs against foreign clubs should roughly sum up to the national team points scored against foreign national teams. However, the free migration and trade of players </w:t>
      </w:r>
      <w:r w:rsidRPr="00CC4C7A">
        <w:rPr>
          <w:sz w:val="20"/>
          <w:szCs w:val="20"/>
        </w:rPr>
        <w:lastRenderedPageBreak/>
        <w:t>complicates this relationship.</w:t>
      </w:r>
      <w:ins w:id="246" w:author="Narek Sahakyan" w:date="2014-08-20T09:54:00Z">
        <w:r w:rsidR="000B3200">
          <w:rPr>
            <w:sz w:val="20"/>
            <w:szCs w:val="20"/>
          </w:rPr>
          <w:t xml:space="preserve"> </w:t>
        </w:r>
        <w:r w:rsidR="000B3200">
          <w:rPr>
            <w:rStyle w:val="FootnoteReference"/>
            <w:sz w:val="20"/>
            <w:szCs w:val="20"/>
          </w:rPr>
          <w:footnoteReference w:id="19"/>
        </w:r>
      </w:ins>
      <w:r w:rsidRPr="00CC4C7A">
        <w:rPr>
          <w:sz w:val="20"/>
          <w:szCs w:val="20"/>
        </w:rPr>
        <w:t xml:space="preserve"> </w:t>
      </w:r>
      <w:del w:id="253" w:author="Narek Sahakyan" w:date="2014-08-20T09:54:00Z">
        <w:r w:rsidRPr="00CC4C7A" w:rsidDel="000B3200">
          <w:rPr>
            <w:sz w:val="20"/>
            <w:szCs w:val="20"/>
          </w:rPr>
          <w:delText xml:space="preserve">For example, Lionel Messi plays for a club team in Spain and at the national level for </w:delText>
        </w:r>
        <w:r w:rsidR="009F3C4B" w:rsidRPr="00CC4C7A" w:rsidDel="000B3200">
          <w:rPr>
            <w:sz w:val="20"/>
            <w:szCs w:val="20"/>
          </w:rPr>
          <w:delText>Argentina.</w:delText>
        </w:r>
        <w:r w:rsidR="009F3C4B" w:rsidRPr="00CC4C7A" w:rsidDel="000B3200">
          <w:rPr>
            <w:rStyle w:val="FootnoteReference"/>
            <w:sz w:val="20"/>
            <w:szCs w:val="20"/>
          </w:rPr>
          <w:footnoteReference w:id="20"/>
        </w:r>
        <w:r w:rsidR="0046276C" w:rsidRPr="00CC4C7A" w:rsidDel="000B3200">
          <w:rPr>
            <w:sz w:val="20"/>
            <w:szCs w:val="20"/>
          </w:rPr>
          <w:delText xml:space="preserve"> </w:delText>
        </w:r>
        <w:r w:rsidRPr="00CC4C7A" w:rsidDel="000B3200">
          <w:rPr>
            <w:sz w:val="20"/>
            <w:szCs w:val="20"/>
          </w:rPr>
          <w:delText xml:space="preserve">While his contributions in international competition accrue directly to Argentina, there may exist indirect “Messi effects” on the Spanish national team in which his weekly performance at the club level improves the quality of both his Barcelona teammates and his Madrid rivals (a selection of whom compete together under the Spanish flag.)  For the econometric specification, we are not concerned about the magnitude of his indirect contributions so much as whether they exist at all. </w:delText>
        </w:r>
      </w:del>
    </w:p>
    <w:p w:rsidR="00D94291" w:rsidRPr="00CC4C7A" w:rsidRDefault="00D94291" w:rsidP="00A54491">
      <w:pPr>
        <w:spacing w:after="80"/>
        <w:ind w:firstLine="720"/>
        <w:jc w:val="both"/>
        <w:rPr>
          <w:sz w:val="20"/>
          <w:szCs w:val="20"/>
        </w:rPr>
      </w:pPr>
      <w:r w:rsidRPr="00CC4C7A">
        <w:rPr>
          <w:sz w:val="20"/>
          <w:szCs w:val="20"/>
        </w:rPr>
        <w:t xml:space="preserve">Furthermore, many of the conditions that give rise to strong national teams, most notably wealth and population, may also lead to strong club teams. Due to these implications, equation (3) suffers from identification as a statistical model, as </w:t>
      </w:r>
      <w:r w:rsidRPr="00CC4C7A">
        <w:rPr>
          <w:color w:val="230BB5"/>
          <w:sz w:val="20"/>
          <w:szCs w:val="20"/>
        </w:rPr>
        <w:t>CLUB</w:t>
      </w:r>
      <w:r w:rsidRPr="00CC4C7A">
        <w:rPr>
          <w:sz w:val="20"/>
          <w:szCs w:val="20"/>
        </w:rPr>
        <w:t xml:space="preserve"> is itself a function of the macro and resource variables. To overcome this challenge we consider the element of country’s </w:t>
      </w:r>
      <w:r w:rsidRPr="00CC4C7A">
        <w:rPr>
          <w:iCs/>
          <w:sz w:val="20"/>
          <w:szCs w:val="20"/>
        </w:rPr>
        <w:t>urban population</w:t>
      </w:r>
      <w:r w:rsidRPr="00CC4C7A">
        <w:rPr>
          <w:sz w:val="20"/>
          <w:szCs w:val="20"/>
        </w:rPr>
        <w:t xml:space="preserve">. </w:t>
      </w:r>
    </w:p>
    <w:p w:rsidR="00D94291" w:rsidRPr="00CC4C7A" w:rsidRDefault="00D94291" w:rsidP="00A54491">
      <w:pPr>
        <w:spacing w:after="80"/>
        <w:ind w:firstLine="720"/>
        <w:jc w:val="both"/>
        <w:rPr>
          <w:sz w:val="20"/>
          <w:szCs w:val="20"/>
        </w:rPr>
      </w:pPr>
      <w:r w:rsidRPr="00CC4C7A">
        <w:rPr>
          <w:sz w:val="20"/>
          <w:szCs w:val="20"/>
        </w:rPr>
        <w:t xml:space="preserve">National teams </w:t>
      </w:r>
      <w:del w:id="256" w:author="Narek" w:date="2014-08-20T01:12:00Z">
        <w:r w:rsidRPr="00CC4C7A" w:rsidDel="00650C40">
          <w:rPr>
            <w:sz w:val="20"/>
            <w:szCs w:val="20"/>
          </w:rPr>
          <w:delText xml:space="preserve">presumably </w:delText>
        </w:r>
      </w:del>
      <w:r w:rsidRPr="00CC4C7A">
        <w:rPr>
          <w:sz w:val="20"/>
          <w:szCs w:val="20"/>
        </w:rPr>
        <w:t>draw on a fan base from the entire country. Professional clubs, however, depend on attendance and a strong</w:t>
      </w:r>
      <w:ins w:id="257" w:author="Narek" w:date="2014-08-20T01:12:00Z">
        <w:r w:rsidR="00650C40">
          <w:rPr>
            <w:sz w:val="20"/>
            <w:szCs w:val="20"/>
          </w:rPr>
          <w:t>er</w:t>
        </w:r>
      </w:ins>
      <w:r w:rsidRPr="00CC4C7A">
        <w:rPr>
          <w:sz w:val="20"/>
          <w:szCs w:val="20"/>
        </w:rPr>
        <w:t xml:space="preserve"> local fan base for survival, which manifests itself in dense</w:t>
      </w:r>
      <w:ins w:id="258" w:author="Narek" w:date="2014-08-20T01:13:00Z">
        <w:r w:rsidR="00650C40">
          <w:rPr>
            <w:sz w:val="20"/>
            <w:szCs w:val="20"/>
          </w:rPr>
          <w:t>r</w:t>
        </w:r>
      </w:ins>
      <w:r w:rsidRPr="00CC4C7A">
        <w:rPr>
          <w:sz w:val="20"/>
          <w:szCs w:val="20"/>
        </w:rPr>
        <w:t xml:space="preserve"> urban </w:t>
      </w:r>
      <w:r w:rsidR="009F3C4B" w:rsidRPr="00CC4C7A">
        <w:rPr>
          <w:sz w:val="20"/>
          <w:szCs w:val="20"/>
        </w:rPr>
        <w:t>areas.</w:t>
      </w:r>
      <w:r w:rsidR="009F3C4B" w:rsidRPr="00CC4C7A">
        <w:rPr>
          <w:rStyle w:val="FootnoteReference"/>
          <w:sz w:val="20"/>
          <w:szCs w:val="20"/>
        </w:rPr>
        <w:footnoteReference w:id="21"/>
      </w:r>
      <w:r w:rsidRPr="00CC4C7A">
        <w:rPr>
          <w:sz w:val="20"/>
          <w:szCs w:val="20"/>
        </w:rPr>
        <w:t xml:space="preserve">Any relationship between urban population and national team success, as opposed to local club support, will be transmitted through the club success. If denser populations lead to stronger club leagues or increase the efficiency of talented players, these players will be developed at the club level and gradually filter up through stronger clubs before arriving fully-formed on the international stage. Therefore, the identifying assumption for (3) is that country’s percent of urban population is not correlated with football success at the national level, (i.e. the higher FIFA rankings) through channels other than its effect on the country’s club </w:t>
      </w:r>
      <w:r w:rsidR="009F3C4B" w:rsidRPr="00CC4C7A">
        <w:rPr>
          <w:sz w:val="20"/>
          <w:szCs w:val="20"/>
        </w:rPr>
        <w:t>strength.</w:t>
      </w:r>
      <w:r w:rsidR="00C13701" w:rsidRPr="00CC4C7A">
        <w:rPr>
          <w:sz w:val="20"/>
          <w:szCs w:val="20"/>
        </w:rPr>
        <w:t xml:space="preserve"> Post-estimation identification statistics (presented in Appendix A-3) confirm that the equation is exactly </w:t>
      </w:r>
      <w:proofErr w:type="spellStart"/>
      <w:r w:rsidR="00C13701" w:rsidRPr="00CC4C7A">
        <w:rPr>
          <w:sz w:val="20"/>
          <w:szCs w:val="20"/>
        </w:rPr>
        <w:t>identified.</w:t>
      </w:r>
      <w:r w:rsidRPr="00CC4C7A">
        <w:rPr>
          <w:sz w:val="20"/>
          <w:szCs w:val="20"/>
        </w:rPr>
        <w:t>To</w:t>
      </w:r>
      <w:proofErr w:type="spellEnd"/>
      <w:r w:rsidRPr="00CC4C7A">
        <w:rPr>
          <w:sz w:val="20"/>
          <w:szCs w:val="20"/>
        </w:rPr>
        <w:t xml:space="preserve"> account for </w:t>
      </w:r>
      <w:r w:rsidR="009D234D" w:rsidRPr="00CC4C7A">
        <w:rPr>
          <w:sz w:val="20"/>
          <w:szCs w:val="20"/>
        </w:rPr>
        <w:t>potential</w:t>
      </w:r>
      <w:r w:rsidRPr="00CC4C7A">
        <w:rPr>
          <w:sz w:val="20"/>
          <w:szCs w:val="20"/>
        </w:rPr>
        <w:t xml:space="preserve"> non-linearity in the relationship between urban population and CLUB, we include a quadratic term. </w:t>
      </w:r>
      <w:r w:rsidR="001156C0" w:rsidRPr="00CC4C7A">
        <w:rPr>
          <w:sz w:val="20"/>
          <w:szCs w:val="20"/>
        </w:rPr>
        <w:t>The final estimating system of</w:t>
      </w:r>
      <w:r w:rsidRPr="00CC4C7A">
        <w:rPr>
          <w:sz w:val="20"/>
          <w:szCs w:val="20"/>
        </w:rPr>
        <w:t xml:space="preserve"> equations therefore becomes: </w:t>
      </w:r>
    </w:p>
    <w:p w:rsidR="009232D8" w:rsidRPr="00CC4C7A" w:rsidRDefault="006A727A" w:rsidP="00A54491">
      <w:pPr>
        <w:spacing w:after="80"/>
        <w:ind w:firstLine="720"/>
        <w:jc w:val="both"/>
        <w:rPr>
          <w:sz w:val="20"/>
          <w:szCs w:val="20"/>
        </w:rPr>
      </w:pPr>
      <w:r w:rsidRPr="006A727A">
        <w:rPr>
          <w:i/>
          <w:noProof/>
          <w:color w:val="230BB5"/>
          <w:sz w:val="20"/>
          <w:szCs w:val="20"/>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 o:spid="_x0000_s1026" type="#_x0000_t87" style="position:absolute;left:0;text-align:left;margin-left:-144.2pt;margin-top:11.25pt;width:10.35pt;height:39.15pt;z-index:251658240;visibility:visible;mso-position-horizontal:right;mso-position-horizontal-relative:lef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" adj="1440" fillcolor="black [3213]" strokecolor="black [3213]">
            <w10:wrap anchorx="margin"/>
          </v:shape>
        </w:pict>
      </w:r>
    </w:p>
    <w:p w:rsidR="00D94291" w:rsidRPr="00CC4C7A" w:rsidRDefault="00D94291" w:rsidP="00A54491">
      <w:pPr>
        <w:pStyle w:val="ListParagraph"/>
        <w:numPr>
          <w:ilvl w:val="1"/>
          <w:numId w:val="5"/>
        </w:numPr>
        <w:spacing w:after="80"/>
        <w:ind w:left="540" w:hanging="450"/>
        <w:jc w:val="both"/>
        <w:rPr>
          <w:color w:val="230BB5"/>
          <w:sz w:val="20"/>
          <w:szCs w:val="20"/>
        </w:rPr>
      </w:pPr>
      <w:r w:rsidRPr="00CC4C7A">
        <w:rPr>
          <w:i/>
          <w:color w:val="230BB5"/>
          <w:sz w:val="20"/>
          <w:szCs w:val="20"/>
        </w:rPr>
        <w:t>FIFA  = f(GDP, GDP</w:t>
      </w:r>
      <w:r w:rsidRPr="00CC4C7A">
        <w:rPr>
          <w:i/>
          <w:color w:val="230BB5"/>
          <w:sz w:val="20"/>
          <w:szCs w:val="20"/>
          <w:vertAlign w:val="superscript"/>
        </w:rPr>
        <w:t>2</w:t>
      </w:r>
      <w:r w:rsidRPr="00CC4C7A">
        <w:rPr>
          <w:i/>
          <w:color w:val="230BB5"/>
          <w:sz w:val="20"/>
          <w:szCs w:val="20"/>
        </w:rPr>
        <w:t>, POP, POP</w:t>
      </w:r>
      <w:r w:rsidRPr="00CC4C7A">
        <w:rPr>
          <w:i/>
          <w:color w:val="230BB5"/>
          <w:sz w:val="20"/>
          <w:szCs w:val="20"/>
          <w:vertAlign w:val="superscript"/>
        </w:rPr>
        <w:t>2</w:t>
      </w:r>
      <w:r w:rsidR="00266677" w:rsidRPr="00CC4C7A">
        <w:rPr>
          <w:i/>
          <w:color w:val="230BB5"/>
          <w:sz w:val="20"/>
          <w:szCs w:val="20"/>
        </w:rPr>
        <w:t>;</w:t>
      </w:r>
      <w:r w:rsidRPr="00CC4C7A">
        <w:rPr>
          <w:i/>
          <w:color w:val="230BB5"/>
          <w:sz w:val="20"/>
          <w:szCs w:val="20"/>
        </w:rPr>
        <w:t xml:space="preserve"> TRADE, INFL, LEB, OIL</w:t>
      </w:r>
      <w:r w:rsidR="00266677" w:rsidRPr="00CC4C7A">
        <w:rPr>
          <w:i/>
          <w:color w:val="230BB5"/>
          <w:sz w:val="20"/>
          <w:szCs w:val="20"/>
        </w:rPr>
        <w:t>;</w:t>
      </w:r>
      <w:r w:rsidRPr="00CC4C7A">
        <w:rPr>
          <w:i/>
          <w:iCs/>
          <w:color w:val="230BB5"/>
          <w:sz w:val="20"/>
          <w:szCs w:val="20"/>
        </w:rPr>
        <w:t>CLUB</w:t>
      </w:r>
      <w:r w:rsidRPr="00CC4C7A">
        <w:rPr>
          <w:i/>
          <w:color w:val="230BB5"/>
          <w:sz w:val="20"/>
          <w:szCs w:val="20"/>
        </w:rPr>
        <w:t>)</w:t>
      </w:r>
    </w:p>
    <w:p w:rsidR="009232D8" w:rsidRPr="00CC4C7A" w:rsidRDefault="009232D8" w:rsidP="00A54491">
      <w:pPr>
        <w:pStyle w:val="ListParagraph"/>
        <w:spacing w:after="80"/>
        <w:ind w:left="540"/>
        <w:jc w:val="both"/>
        <w:rPr>
          <w:color w:val="230BB5"/>
          <w:sz w:val="20"/>
          <w:szCs w:val="20"/>
        </w:rPr>
      </w:pPr>
    </w:p>
    <w:p w:rsidR="00756D5B" w:rsidRPr="00CC4C7A" w:rsidRDefault="00D94291" w:rsidP="00A54491">
      <w:pPr>
        <w:pStyle w:val="ListParagraph"/>
        <w:numPr>
          <w:ilvl w:val="1"/>
          <w:numId w:val="5"/>
        </w:numPr>
        <w:spacing w:after="80"/>
        <w:ind w:left="540" w:hanging="450"/>
        <w:jc w:val="both"/>
        <w:rPr>
          <w:i/>
          <w:noProof/>
          <w:color w:val="230BB5"/>
          <w:sz w:val="20"/>
          <w:szCs w:val="20"/>
        </w:rPr>
      </w:pPr>
      <w:r w:rsidRPr="00CC4C7A">
        <w:rPr>
          <w:i/>
          <w:noProof/>
          <w:color w:val="230BB5"/>
          <w:sz w:val="20"/>
          <w:szCs w:val="20"/>
        </w:rPr>
        <w:t>CLUB= g(GDP, GDP</w:t>
      </w:r>
      <w:r w:rsidRPr="00CC4C7A">
        <w:rPr>
          <w:i/>
          <w:noProof/>
          <w:color w:val="230BB5"/>
          <w:sz w:val="20"/>
          <w:szCs w:val="20"/>
          <w:vertAlign w:val="superscript"/>
        </w:rPr>
        <w:t>2</w:t>
      </w:r>
      <w:r w:rsidRPr="00CC4C7A">
        <w:rPr>
          <w:i/>
          <w:noProof/>
          <w:color w:val="230BB5"/>
          <w:sz w:val="20"/>
          <w:szCs w:val="20"/>
        </w:rPr>
        <w:t>, POP, POP</w:t>
      </w:r>
      <w:r w:rsidRPr="00CC4C7A">
        <w:rPr>
          <w:i/>
          <w:noProof/>
          <w:color w:val="230BB5"/>
          <w:sz w:val="20"/>
          <w:szCs w:val="20"/>
          <w:vertAlign w:val="superscript"/>
        </w:rPr>
        <w:t>2</w:t>
      </w:r>
      <w:r w:rsidR="00266677" w:rsidRPr="00CC4C7A">
        <w:rPr>
          <w:i/>
          <w:noProof/>
          <w:color w:val="230BB5"/>
          <w:sz w:val="20"/>
          <w:szCs w:val="20"/>
        </w:rPr>
        <w:t>;</w:t>
      </w:r>
      <w:r w:rsidRPr="00CC4C7A">
        <w:rPr>
          <w:i/>
          <w:noProof/>
          <w:color w:val="230BB5"/>
          <w:sz w:val="20"/>
          <w:szCs w:val="20"/>
        </w:rPr>
        <w:t xml:space="preserve"> TRADE, INFL, LEB, OIL</w:t>
      </w:r>
      <w:r w:rsidR="00266677" w:rsidRPr="00CC4C7A">
        <w:rPr>
          <w:i/>
          <w:noProof/>
          <w:color w:val="230BB5"/>
          <w:sz w:val="20"/>
          <w:szCs w:val="20"/>
        </w:rPr>
        <w:t>;</w:t>
      </w:r>
      <w:r w:rsidRPr="00CC4C7A">
        <w:rPr>
          <w:i/>
          <w:noProof/>
          <w:color w:val="230BB5"/>
          <w:sz w:val="20"/>
          <w:szCs w:val="20"/>
        </w:rPr>
        <w:t xml:space="preserve"> UrbPOP, UrbPOP</w:t>
      </w:r>
      <w:r w:rsidRPr="00CC4C7A">
        <w:rPr>
          <w:i/>
          <w:noProof/>
          <w:color w:val="230BB5"/>
          <w:sz w:val="20"/>
          <w:szCs w:val="20"/>
          <w:vertAlign w:val="superscript"/>
        </w:rPr>
        <w:t>2</w:t>
      </w:r>
      <w:r w:rsidRPr="00CC4C7A">
        <w:rPr>
          <w:i/>
          <w:noProof/>
          <w:color w:val="230BB5"/>
          <w:sz w:val="20"/>
          <w:szCs w:val="20"/>
        </w:rPr>
        <w:t>).</w:t>
      </w:r>
    </w:p>
    <w:p w:rsidR="009232D8" w:rsidRPr="00CC4C7A" w:rsidRDefault="009232D8" w:rsidP="00A54491">
      <w:pPr>
        <w:pStyle w:val="ListParagraph"/>
        <w:spacing w:after="80"/>
        <w:ind w:left="540"/>
        <w:jc w:val="both"/>
        <w:rPr>
          <w:ins w:id="259" w:author="Narek" w:date="2014-08-20T00:36:00Z"/>
          <w:i/>
          <w:noProof/>
          <w:color w:val="230BB5"/>
          <w:sz w:val="20"/>
          <w:szCs w:val="20"/>
        </w:rPr>
      </w:pPr>
    </w:p>
    <w:p w:rsidR="001E7ECA" w:rsidRPr="00CC4C7A" w:rsidDel="001E7ECA" w:rsidRDefault="001E7ECA" w:rsidP="00A54491">
      <w:pPr>
        <w:pStyle w:val="ListParagraph"/>
        <w:spacing w:after="80"/>
        <w:ind w:left="540"/>
        <w:jc w:val="both"/>
        <w:rPr>
          <w:del w:id="260" w:author="Narek" w:date="2014-08-20T00:37:00Z"/>
          <w:i/>
          <w:noProof/>
          <w:color w:val="230BB5"/>
          <w:sz w:val="20"/>
          <w:szCs w:val="20"/>
        </w:rPr>
      </w:pPr>
    </w:p>
    <w:p w:rsidR="00A54491" w:rsidRPr="00CC4C7A" w:rsidRDefault="00A54491" w:rsidP="00A54491">
      <w:pPr>
        <w:pStyle w:val="Heading1"/>
        <w:keepNext/>
        <w:keepLines/>
        <w:spacing w:before="0" w:after="80"/>
        <w:ind w:left="720"/>
        <w:rPr>
          <w:color w:val="auto"/>
          <w:sz w:val="20"/>
          <w:szCs w:val="20"/>
        </w:rPr>
      </w:pPr>
    </w:p>
    <w:p w:rsidR="00756D5B" w:rsidRPr="00CC4C7A" w:rsidRDefault="00CC4C7A" w:rsidP="00A54491">
      <w:pPr>
        <w:pStyle w:val="Heading1"/>
        <w:keepNext/>
        <w:keepLines/>
        <w:numPr>
          <w:ilvl w:val="0"/>
          <w:numId w:val="34"/>
        </w:numPr>
        <w:spacing w:before="0" w:after="80"/>
        <w:rPr>
          <w:color w:val="auto"/>
          <w:sz w:val="24"/>
          <w:szCs w:val="20"/>
        </w:rPr>
      </w:pPr>
      <w:r w:rsidRPr="00CC4C7A">
        <w:rPr>
          <w:color w:val="auto"/>
          <w:sz w:val="24"/>
          <w:szCs w:val="20"/>
        </w:rPr>
        <w:t>Results</w:t>
      </w:r>
    </w:p>
    <w:p w:rsidR="00D94291" w:rsidRPr="00CC4C7A" w:rsidRDefault="00756D5B" w:rsidP="00A54491">
      <w:pPr>
        <w:spacing w:after="80"/>
        <w:ind w:firstLine="720"/>
        <w:rPr>
          <w:sz w:val="20"/>
          <w:szCs w:val="20"/>
        </w:rPr>
      </w:pPr>
      <w:r w:rsidRPr="00CC4C7A">
        <w:rPr>
          <w:sz w:val="20"/>
          <w:szCs w:val="20"/>
        </w:rPr>
        <w:t xml:space="preserve">In this section we present the results of estimation of equations (1), (2) and (3.1-3.2). </w:t>
      </w:r>
      <w:r w:rsidR="002B2F2A" w:rsidRPr="00CC4C7A">
        <w:rPr>
          <w:sz w:val="20"/>
          <w:szCs w:val="20"/>
        </w:rPr>
        <w:t>Fo</w:t>
      </w:r>
      <w:r w:rsidRPr="00CC4C7A">
        <w:rPr>
          <w:sz w:val="20"/>
          <w:szCs w:val="20"/>
        </w:rPr>
        <w:t xml:space="preserve">r all </w:t>
      </w:r>
      <w:r w:rsidR="002B2F2A" w:rsidRPr="00CC4C7A">
        <w:rPr>
          <w:sz w:val="20"/>
          <w:szCs w:val="20"/>
        </w:rPr>
        <w:t>models</w:t>
      </w:r>
      <w:r w:rsidRPr="00CC4C7A">
        <w:rPr>
          <w:sz w:val="20"/>
          <w:szCs w:val="20"/>
        </w:rPr>
        <w:t xml:space="preserve"> and region</w:t>
      </w:r>
      <w:r w:rsidR="002B2F2A" w:rsidRPr="00CC4C7A">
        <w:rPr>
          <w:sz w:val="20"/>
          <w:szCs w:val="20"/>
        </w:rPr>
        <w:t>al confederation</w:t>
      </w:r>
      <w:r w:rsidRPr="00CC4C7A">
        <w:rPr>
          <w:sz w:val="20"/>
          <w:szCs w:val="20"/>
        </w:rPr>
        <w:t>s, there is a strong correlation</w:t>
      </w:r>
      <w:r w:rsidR="002B2F2A" w:rsidRPr="00CC4C7A">
        <w:rPr>
          <w:sz w:val="20"/>
          <w:szCs w:val="20"/>
        </w:rPr>
        <w:t xml:space="preserve"> (greater than 0.90)</w:t>
      </w:r>
      <w:r w:rsidRPr="00CC4C7A">
        <w:rPr>
          <w:sz w:val="20"/>
          <w:szCs w:val="20"/>
        </w:rPr>
        <w:t xml:space="preserve"> between the </w:t>
      </w:r>
      <w:r w:rsidR="002B2F2A" w:rsidRPr="00CC4C7A">
        <w:rPr>
          <w:sz w:val="20"/>
          <w:szCs w:val="20"/>
        </w:rPr>
        <w:t xml:space="preserve">country-specific residuals and </w:t>
      </w:r>
      <w:r w:rsidRPr="00CC4C7A">
        <w:rPr>
          <w:sz w:val="20"/>
          <w:szCs w:val="20"/>
        </w:rPr>
        <w:t xml:space="preserve">predicted </w:t>
      </w:r>
      <w:r w:rsidR="002B2F2A" w:rsidRPr="00CC4C7A">
        <w:rPr>
          <w:sz w:val="20"/>
          <w:szCs w:val="20"/>
        </w:rPr>
        <w:t>outcomes. This is evidence that our choice of fixed-effects versus random-effects as the appropriate model for econometric estimation is supported by the data</w:t>
      </w:r>
      <w:r w:rsidR="00B52F15" w:rsidRPr="00CC4C7A">
        <w:rPr>
          <w:sz w:val="20"/>
          <w:szCs w:val="20"/>
        </w:rPr>
        <w:t xml:space="preserve">. </w:t>
      </w:r>
      <w:r w:rsidR="009005EE" w:rsidRPr="00CC4C7A">
        <w:rPr>
          <w:sz w:val="20"/>
          <w:szCs w:val="20"/>
        </w:rPr>
        <w:t xml:space="preserve">Equations (1) and (2) are estimated using cluster-adjusted robust standard errors. System of equations (3.1-3.2) is estimated using cluster-adjusted and autocorrelation-robust standard errors. </w:t>
      </w:r>
    </w:p>
    <w:p w:rsidR="009232D8" w:rsidRPr="00CC4C7A" w:rsidRDefault="00650C40" w:rsidP="00650C40">
      <w:pPr>
        <w:keepNext/>
        <w:keepLines/>
        <w:spacing w:after="80"/>
        <w:rPr>
          <w:bCs/>
          <w:color w:val="auto"/>
          <w:sz w:val="20"/>
          <w:szCs w:val="20"/>
        </w:rPr>
      </w:pPr>
      <w:r w:rsidRPr="00CC4C7A">
        <w:rPr>
          <w:bCs/>
          <w:color w:val="auto"/>
          <w:sz w:val="20"/>
          <w:szCs w:val="20"/>
        </w:rPr>
        <w:lastRenderedPageBreak/>
        <w:t>T</w:t>
      </w:r>
      <w:r>
        <w:rPr>
          <w:bCs/>
          <w:color w:val="auto"/>
          <w:sz w:val="20"/>
          <w:szCs w:val="20"/>
        </w:rPr>
        <w:t>able</w:t>
      </w:r>
      <w:r w:rsidRPr="00CC4C7A">
        <w:rPr>
          <w:bCs/>
          <w:color w:val="auto"/>
          <w:sz w:val="20"/>
          <w:szCs w:val="20"/>
        </w:rPr>
        <w:t xml:space="preserve"> </w:t>
      </w:r>
      <w:r w:rsidR="009232D8" w:rsidRPr="00CC4C7A">
        <w:rPr>
          <w:bCs/>
          <w:color w:val="auto"/>
          <w:sz w:val="20"/>
          <w:szCs w:val="20"/>
        </w:rPr>
        <w:t>2: Results of equation (1) by regional confederation</w:t>
      </w:r>
    </w:p>
    <w:p w:rsidR="009232D8" w:rsidRPr="00CC4C7A" w:rsidRDefault="00AE3BBA" w:rsidP="00A54491">
      <w:pPr>
        <w:keepNext/>
        <w:keepLines/>
        <w:spacing w:after="80"/>
        <w:ind w:hanging="360"/>
        <w:jc w:val="center"/>
        <w:rPr>
          <w:sz w:val="20"/>
          <w:szCs w:val="20"/>
        </w:rPr>
      </w:pPr>
      <w:r w:rsidRPr="00CC4C7A">
        <w:rPr>
          <w:noProof/>
          <w:sz w:val="20"/>
          <w:szCs w:val="20"/>
        </w:rPr>
        <w:drawing>
          <wp:inline distT="0" distB="0" distL="0" distR="0">
            <wp:extent cx="5487742" cy="2611526"/>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500332" cy="2617517"/>
                    </a:xfrm>
                    <a:prstGeom prst="rect">
                      <a:avLst/>
                    </a:prstGeom>
                    <a:noFill/>
                    <a:ln w="9525">
                      <a:noFill/>
                      <a:miter lim="800000"/>
                      <a:headEnd/>
                      <a:tailEnd/>
                    </a:ln>
                  </pic:spPr>
                </pic:pic>
              </a:graphicData>
            </a:graphic>
          </wp:inline>
        </w:drawing>
      </w:r>
    </w:p>
    <w:p w:rsidR="00D73B8E" w:rsidRDefault="009232D8">
      <w:pPr>
        <w:keepNext/>
        <w:keepLines/>
        <w:spacing w:after="80"/>
        <w:ind w:right="27"/>
        <w:jc w:val="both"/>
        <w:rPr>
          <w:i/>
          <w:iCs/>
          <w:sz w:val="20"/>
          <w:szCs w:val="20"/>
        </w:rPr>
        <w:pPrChange w:id="261" w:author="Narek Sahakyan" w:date="2014-08-20T09:59:00Z">
          <w:pPr>
            <w:keepNext/>
            <w:keepLines/>
            <w:spacing w:after="80"/>
            <w:ind w:left="-360" w:right="-180"/>
            <w:jc w:val="both"/>
          </w:pPr>
        </w:pPrChange>
      </w:pPr>
      <w:del w:id="262" w:author="Narek Sahakyan" w:date="2014-08-20T09:59:00Z">
        <w:r w:rsidRPr="00CC4C7A" w:rsidDel="000B3200">
          <w:rPr>
            <w:i/>
            <w:sz w:val="20"/>
            <w:szCs w:val="20"/>
          </w:rPr>
          <w:delText>Notes:</w:delText>
        </w:r>
        <w:r w:rsidRPr="00CC4C7A" w:rsidDel="000B3200">
          <w:rPr>
            <w:bCs/>
            <w:i/>
            <w:sz w:val="20"/>
            <w:szCs w:val="20"/>
          </w:rPr>
          <w:delText>Bold</w:delText>
        </w:r>
      </w:del>
      <w:ins w:id="263" w:author="Narek Sahakyan" w:date="2014-08-20T09:59:00Z">
        <w:r w:rsidR="000B3200" w:rsidRPr="00CC4C7A">
          <w:rPr>
            <w:i/>
            <w:sz w:val="20"/>
            <w:szCs w:val="20"/>
          </w:rPr>
          <w:t>Notes:</w:t>
        </w:r>
        <w:r w:rsidR="000B3200" w:rsidRPr="00CC4C7A">
          <w:rPr>
            <w:bCs/>
            <w:i/>
            <w:sz w:val="20"/>
            <w:szCs w:val="20"/>
          </w:rPr>
          <w:t xml:space="preserve"> Bold</w:t>
        </w:r>
      </w:ins>
      <w:ins w:id="264" w:author="Narek Sahakyan" w:date="2014-08-20T09:58:00Z">
        <w:r w:rsidR="000B3200">
          <w:rPr>
            <w:bCs/>
            <w:i/>
            <w:sz w:val="20"/>
            <w:szCs w:val="20"/>
          </w:rPr>
          <w:t xml:space="preserve"> </w:t>
        </w:r>
      </w:ins>
      <w:r w:rsidRPr="00CC4C7A">
        <w:rPr>
          <w:i/>
          <w:sz w:val="20"/>
          <w:szCs w:val="20"/>
        </w:rPr>
        <w:t xml:space="preserve">indicates statistical significance at 5%. </w:t>
      </w:r>
      <w:r w:rsidR="006B2D63" w:rsidRPr="00CC4C7A">
        <w:rPr>
          <w:i/>
          <w:iCs/>
          <w:sz w:val="20"/>
          <w:szCs w:val="20"/>
        </w:rPr>
        <w:t>Oceania is excluded due to insufficient number of valid observations. Source: Authors’ calculations.</w:t>
      </w:r>
    </w:p>
    <w:p w:rsidR="00C13701" w:rsidRPr="00CC4C7A" w:rsidRDefault="00C13701" w:rsidP="00A54491">
      <w:pPr>
        <w:spacing w:after="80"/>
        <w:ind w:left="-360" w:right="-180"/>
        <w:jc w:val="both"/>
        <w:rPr>
          <w:i/>
          <w:iCs/>
          <w:sz w:val="20"/>
          <w:szCs w:val="20"/>
        </w:rPr>
      </w:pPr>
    </w:p>
    <w:p w:rsidR="00D94291" w:rsidRPr="00CC4C7A" w:rsidRDefault="00D94291" w:rsidP="00A54491">
      <w:pPr>
        <w:pStyle w:val="Heading2"/>
        <w:keepNext/>
        <w:keepLines/>
        <w:numPr>
          <w:ilvl w:val="1"/>
          <w:numId w:val="37"/>
        </w:numPr>
        <w:spacing w:before="0" w:after="80"/>
        <w:rPr>
          <w:b w:val="0"/>
          <w:sz w:val="20"/>
          <w:szCs w:val="20"/>
        </w:rPr>
      </w:pPr>
      <w:r w:rsidRPr="00CC4C7A">
        <w:rPr>
          <w:b w:val="0"/>
          <w:sz w:val="20"/>
          <w:szCs w:val="20"/>
        </w:rPr>
        <w:t>Equation (1)</w:t>
      </w:r>
    </w:p>
    <w:p w:rsidR="009232D8" w:rsidRPr="00CC4C7A" w:rsidRDefault="00D94291" w:rsidP="00A54491">
      <w:pPr>
        <w:keepNext/>
        <w:keepLines/>
        <w:spacing w:after="80"/>
        <w:ind w:firstLine="720"/>
        <w:jc w:val="both"/>
        <w:rPr>
          <w:sz w:val="20"/>
          <w:szCs w:val="20"/>
        </w:rPr>
      </w:pPr>
      <w:r w:rsidRPr="00CC4C7A">
        <w:rPr>
          <w:sz w:val="20"/>
          <w:szCs w:val="20"/>
        </w:rPr>
        <w:t xml:space="preserve">Table 2 provides results for the full panel for equation (1) for 176 countries from 1993 to 2010 with estimates consistent with </w:t>
      </w:r>
      <w:r w:rsidR="004A437D" w:rsidRPr="00CC4C7A">
        <w:rPr>
          <w:sz w:val="20"/>
          <w:szCs w:val="20"/>
        </w:rPr>
        <w:t xml:space="preserve">Hoffman, </w:t>
      </w:r>
      <w:proofErr w:type="spellStart"/>
      <w:r w:rsidR="004A437D" w:rsidRPr="00CC4C7A">
        <w:rPr>
          <w:sz w:val="20"/>
          <w:szCs w:val="20"/>
        </w:rPr>
        <w:t>Ging</w:t>
      </w:r>
      <w:proofErr w:type="spellEnd"/>
      <w:r w:rsidR="004A437D" w:rsidRPr="00CC4C7A">
        <w:rPr>
          <w:sz w:val="20"/>
          <w:szCs w:val="20"/>
        </w:rPr>
        <w:t xml:space="preserve">, </w:t>
      </w:r>
      <w:proofErr w:type="spellStart"/>
      <w:r w:rsidR="004A437D" w:rsidRPr="00CC4C7A">
        <w:rPr>
          <w:sz w:val="20"/>
          <w:szCs w:val="20"/>
        </w:rPr>
        <w:t>Ramasamy</w:t>
      </w:r>
      <w:proofErr w:type="spellEnd"/>
      <w:ins w:id="265" w:author="Narek Sahakyan" w:date="2014-08-20T09:59:00Z">
        <w:r w:rsidR="000B3200">
          <w:rPr>
            <w:sz w:val="20"/>
            <w:szCs w:val="20"/>
          </w:rPr>
          <w:t xml:space="preserve"> </w:t>
        </w:r>
      </w:ins>
      <w:r w:rsidR="004A437D" w:rsidRPr="00CC4C7A">
        <w:rPr>
          <w:sz w:val="20"/>
          <w:szCs w:val="20"/>
        </w:rPr>
        <w:t xml:space="preserve">(2002) </w:t>
      </w:r>
      <w:r w:rsidRPr="00CC4C7A">
        <w:rPr>
          <w:sz w:val="20"/>
          <w:szCs w:val="20"/>
        </w:rPr>
        <w:t>and Houston and Wilson (2002).</w:t>
      </w:r>
      <w:ins w:id="266" w:author="Narek Sahakyan" w:date="2014-08-20T09:59:00Z">
        <w:r w:rsidR="000B3200">
          <w:rPr>
            <w:sz w:val="20"/>
            <w:szCs w:val="20"/>
          </w:rPr>
          <w:t xml:space="preserve"> </w:t>
        </w:r>
      </w:ins>
      <w:r w:rsidRPr="00CC4C7A">
        <w:rPr>
          <w:sz w:val="20"/>
          <w:szCs w:val="20"/>
        </w:rPr>
        <w:t xml:space="preserve">Estimation results suggest that a quadratic relationship does exist between national wealth (GDP per capita) and international soccer success (FIFA points.) Countries tend to do better on the pitch as they get richer, up to a certain critical mass of wealth, after which the returns to per capita income are negative. Consistent with Macmillan and Smith (2007), similar diminishing returns are expected, and found, with respect to population. </w:t>
      </w:r>
    </w:p>
    <w:p w:rsidR="00D94291" w:rsidRPr="00CC4C7A" w:rsidRDefault="00D94291" w:rsidP="00A54491">
      <w:pPr>
        <w:spacing w:after="80"/>
        <w:ind w:firstLine="720"/>
        <w:jc w:val="both"/>
        <w:rPr>
          <w:iCs/>
          <w:sz w:val="20"/>
          <w:szCs w:val="20"/>
        </w:rPr>
      </w:pPr>
      <w:r w:rsidRPr="00CC4C7A">
        <w:rPr>
          <w:iCs/>
          <w:sz w:val="20"/>
          <w:szCs w:val="20"/>
        </w:rPr>
        <w:t xml:space="preserve">A notable exception </w:t>
      </w:r>
      <w:del w:id="267" w:author="Narek Sahakyan" w:date="2014-08-20T09:59:00Z">
        <w:r w:rsidRPr="00CC4C7A" w:rsidDel="000B3200">
          <w:rPr>
            <w:iCs/>
            <w:sz w:val="20"/>
            <w:szCs w:val="20"/>
          </w:rPr>
          <w:delText>is, of course,</w:delText>
        </w:r>
      </w:del>
      <w:ins w:id="268" w:author="Narek Sahakyan" w:date="2014-08-20T09:59:00Z">
        <w:r w:rsidR="000B3200">
          <w:rPr>
            <w:iCs/>
            <w:sz w:val="20"/>
            <w:szCs w:val="20"/>
          </w:rPr>
          <w:t>to this rule is</w:t>
        </w:r>
      </w:ins>
      <w:r w:rsidRPr="00CC4C7A">
        <w:rPr>
          <w:iCs/>
          <w:sz w:val="20"/>
          <w:szCs w:val="20"/>
        </w:rPr>
        <w:t xml:space="preserve"> South America. Consistent with our discussion in Chapter 2, as well as the empirical evidence provided in Appendix A-1, regression results also point out that national income is not the main driver of soccer success here. Given the relative weight of </w:t>
      </w:r>
      <w:ins w:id="269" w:author="Narek Sahakyan" w:date="2014-08-20T10:00:00Z">
        <w:r w:rsidR="000B3200">
          <w:rPr>
            <w:iCs/>
            <w:sz w:val="20"/>
            <w:szCs w:val="20"/>
          </w:rPr>
          <w:t xml:space="preserve">soccer powerhouse </w:t>
        </w:r>
      </w:ins>
      <w:r w:rsidRPr="00CC4C7A">
        <w:rPr>
          <w:iCs/>
          <w:sz w:val="20"/>
          <w:szCs w:val="20"/>
        </w:rPr>
        <w:t xml:space="preserve">Brazil and its relatively low per capita national income, this result is not unexpected. Similarly, while the coefficients of population have the expected signs for the European countries, they are statistically insignificant. </w:t>
      </w:r>
    </w:p>
    <w:p w:rsidR="00D94291" w:rsidRPr="00CC4C7A" w:rsidRDefault="00D94291" w:rsidP="00A54491">
      <w:pPr>
        <w:spacing w:after="80"/>
        <w:ind w:firstLine="720"/>
        <w:jc w:val="both"/>
        <w:rPr>
          <w:iCs/>
          <w:sz w:val="20"/>
          <w:szCs w:val="20"/>
        </w:rPr>
      </w:pPr>
      <w:r w:rsidRPr="00CC4C7A">
        <w:rPr>
          <w:iCs/>
          <w:sz w:val="20"/>
          <w:szCs w:val="20"/>
        </w:rPr>
        <w:t xml:space="preserve">Summarizing, the results of estimation of equation 1 reveal positive-diminishing effects of </w:t>
      </w:r>
      <w:r w:rsidRPr="00CC4C7A">
        <w:rPr>
          <w:iCs/>
          <w:color w:val="230BB5"/>
          <w:sz w:val="20"/>
          <w:szCs w:val="20"/>
        </w:rPr>
        <w:t>GDP</w:t>
      </w:r>
      <w:r w:rsidRPr="00CC4C7A">
        <w:rPr>
          <w:iCs/>
          <w:sz w:val="20"/>
          <w:szCs w:val="20"/>
        </w:rPr>
        <w:t xml:space="preserve"> and </w:t>
      </w:r>
      <w:r w:rsidRPr="00CC4C7A">
        <w:rPr>
          <w:iCs/>
          <w:color w:val="230BB5"/>
          <w:sz w:val="20"/>
          <w:szCs w:val="20"/>
        </w:rPr>
        <w:t>POP</w:t>
      </w:r>
      <w:r w:rsidRPr="00CC4C7A">
        <w:rPr>
          <w:iCs/>
          <w:sz w:val="20"/>
          <w:szCs w:val="20"/>
        </w:rPr>
        <w:t xml:space="preserve"> on international soccer performance for the entire sample, and for the regional confederations individually. </w:t>
      </w:r>
    </w:p>
    <w:p w:rsidR="00A40C62" w:rsidRPr="00CC4C7A" w:rsidRDefault="00A40C62" w:rsidP="00A54491">
      <w:pPr>
        <w:spacing w:after="80"/>
        <w:ind w:firstLine="720"/>
        <w:jc w:val="both"/>
        <w:rPr>
          <w:iCs/>
          <w:sz w:val="20"/>
          <w:szCs w:val="20"/>
        </w:rPr>
      </w:pPr>
    </w:p>
    <w:p w:rsidR="00D94291" w:rsidRPr="00CC4C7A" w:rsidRDefault="00D94291" w:rsidP="00A54491">
      <w:pPr>
        <w:pStyle w:val="Heading2"/>
        <w:numPr>
          <w:ilvl w:val="1"/>
          <w:numId w:val="37"/>
        </w:numPr>
        <w:spacing w:before="0" w:after="80"/>
        <w:rPr>
          <w:b w:val="0"/>
          <w:sz w:val="20"/>
          <w:szCs w:val="20"/>
        </w:rPr>
      </w:pPr>
      <w:r w:rsidRPr="00CC4C7A">
        <w:rPr>
          <w:b w:val="0"/>
          <w:sz w:val="20"/>
          <w:szCs w:val="20"/>
        </w:rPr>
        <w:t>Equation (2)</w:t>
      </w:r>
    </w:p>
    <w:p w:rsidR="00364006" w:rsidRPr="00CC4C7A" w:rsidRDefault="00D94291" w:rsidP="00A54491">
      <w:pPr>
        <w:spacing w:after="80"/>
        <w:ind w:firstLine="720"/>
        <w:jc w:val="both"/>
        <w:rPr>
          <w:sz w:val="20"/>
          <w:szCs w:val="20"/>
        </w:rPr>
      </w:pPr>
      <w:r w:rsidRPr="00CC4C7A">
        <w:rPr>
          <w:sz w:val="20"/>
          <w:szCs w:val="20"/>
        </w:rPr>
        <w:t xml:space="preserve">Table 3 presents results of equation (2) using the full complement of explanatory variables regarding the determinants of FIFA success. </w:t>
      </w:r>
    </w:p>
    <w:p w:rsidR="009232D8" w:rsidRPr="00CC4C7A" w:rsidRDefault="009232D8" w:rsidP="00650C40">
      <w:pPr>
        <w:keepNext/>
        <w:keepLines/>
        <w:spacing w:after="80"/>
        <w:rPr>
          <w:b/>
          <w:bCs/>
          <w:color w:val="auto"/>
          <w:sz w:val="20"/>
          <w:szCs w:val="20"/>
        </w:rPr>
      </w:pPr>
      <w:del w:id="270" w:author="Narek" w:date="2014-08-20T01:10:00Z">
        <w:r w:rsidRPr="00CC4C7A" w:rsidDel="00650C40">
          <w:rPr>
            <w:bCs/>
            <w:color w:val="auto"/>
            <w:sz w:val="20"/>
            <w:szCs w:val="20"/>
          </w:rPr>
          <w:lastRenderedPageBreak/>
          <w:delText xml:space="preserve">TABLE </w:delText>
        </w:r>
      </w:del>
      <w:ins w:id="271" w:author="Narek" w:date="2014-08-20T01:10:00Z">
        <w:r w:rsidR="00650C40" w:rsidRPr="00CC4C7A">
          <w:rPr>
            <w:bCs/>
            <w:color w:val="auto"/>
            <w:sz w:val="20"/>
            <w:szCs w:val="20"/>
          </w:rPr>
          <w:t>T</w:t>
        </w:r>
        <w:r w:rsidR="00650C40">
          <w:rPr>
            <w:bCs/>
            <w:color w:val="auto"/>
            <w:sz w:val="20"/>
            <w:szCs w:val="20"/>
          </w:rPr>
          <w:t>able</w:t>
        </w:r>
        <w:r w:rsidR="00650C40" w:rsidRPr="00CC4C7A">
          <w:rPr>
            <w:bCs/>
            <w:color w:val="auto"/>
            <w:sz w:val="20"/>
            <w:szCs w:val="20"/>
          </w:rPr>
          <w:t xml:space="preserve"> </w:t>
        </w:r>
      </w:ins>
      <w:r w:rsidRPr="00CC4C7A">
        <w:rPr>
          <w:bCs/>
          <w:color w:val="auto"/>
          <w:sz w:val="20"/>
          <w:szCs w:val="20"/>
        </w:rPr>
        <w:t>3: Results of equation (2) by regional confederation</w:t>
      </w:r>
    </w:p>
    <w:p w:rsidR="009232D8" w:rsidRPr="00CC4C7A" w:rsidRDefault="00AE3BBA" w:rsidP="00A54491">
      <w:pPr>
        <w:keepNext/>
        <w:keepLines/>
        <w:spacing w:after="80"/>
        <w:ind w:left="-450"/>
        <w:jc w:val="center"/>
        <w:rPr>
          <w:sz w:val="20"/>
          <w:szCs w:val="20"/>
        </w:rPr>
      </w:pPr>
      <w:r w:rsidRPr="00CC4C7A">
        <w:rPr>
          <w:noProof/>
          <w:sz w:val="20"/>
          <w:szCs w:val="20"/>
        </w:rPr>
        <w:drawing>
          <wp:inline distT="0" distB="0" distL="0" distR="0">
            <wp:extent cx="5862371" cy="3024824"/>
            <wp:effectExtent l="19050" t="0" r="5029"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864474" cy="3025909"/>
                    </a:xfrm>
                    <a:prstGeom prst="rect">
                      <a:avLst/>
                    </a:prstGeom>
                    <a:noFill/>
                    <a:ln w="9525">
                      <a:noFill/>
                      <a:miter lim="800000"/>
                      <a:headEnd/>
                      <a:tailEnd/>
                    </a:ln>
                  </pic:spPr>
                </pic:pic>
              </a:graphicData>
            </a:graphic>
          </wp:inline>
        </w:drawing>
      </w:r>
    </w:p>
    <w:p w:rsidR="00D73B8E" w:rsidRDefault="009232D8">
      <w:pPr>
        <w:keepNext/>
        <w:keepLines/>
        <w:spacing w:after="80"/>
        <w:ind w:right="-810"/>
        <w:jc w:val="both"/>
        <w:rPr>
          <w:i/>
          <w:iCs/>
          <w:sz w:val="20"/>
          <w:szCs w:val="20"/>
        </w:rPr>
        <w:pPrChange w:id="272" w:author="Narek Sahakyan" w:date="2014-08-20T10:00:00Z">
          <w:pPr>
            <w:keepNext/>
            <w:keepLines/>
            <w:spacing w:after="80"/>
            <w:ind w:left="-450" w:right="-810"/>
            <w:jc w:val="both"/>
          </w:pPr>
        </w:pPrChange>
      </w:pPr>
      <w:r w:rsidRPr="00CC4C7A">
        <w:rPr>
          <w:i/>
          <w:sz w:val="20"/>
          <w:szCs w:val="20"/>
        </w:rPr>
        <w:t>Notes:</w:t>
      </w:r>
      <w:ins w:id="273" w:author="Narek Sahakyan" w:date="2014-08-20T10:00:00Z">
        <w:r w:rsidR="000B3200">
          <w:rPr>
            <w:i/>
            <w:sz w:val="20"/>
            <w:szCs w:val="20"/>
          </w:rPr>
          <w:t xml:space="preserve"> </w:t>
        </w:r>
      </w:ins>
      <w:r w:rsidRPr="00CC4C7A">
        <w:rPr>
          <w:bCs/>
          <w:i/>
          <w:sz w:val="20"/>
          <w:szCs w:val="20"/>
        </w:rPr>
        <w:t>Bold</w:t>
      </w:r>
      <w:ins w:id="274" w:author="Narek Sahakyan" w:date="2014-08-20T10:00:00Z">
        <w:r w:rsidR="000B3200">
          <w:rPr>
            <w:bCs/>
            <w:i/>
            <w:sz w:val="20"/>
            <w:szCs w:val="20"/>
          </w:rPr>
          <w:t xml:space="preserve"> </w:t>
        </w:r>
      </w:ins>
      <w:r w:rsidRPr="00CC4C7A">
        <w:rPr>
          <w:bCs/>
          <w:i/>
          <w:sz w:val="20"/>
          <w:szCs w:val="20"/>
        </w:rPr>
        <w:t>and bold-</w:t>
      </w:r>
      <w:proofErr w:type="spellStart"/>
      <w:r w:rsidRPr="00CC4C7A">
        <w:rPr>
          <w:bCs/>
          <w:i/>
          <w:sz w:val="20"/>
          <w:szCs w:val="20"/>
        </w:rPr>
        <w:t>italic</w:t>
      </w:r>
      <w:r w:rsidRPr="00CC4C7A">
        <w:rPr>
          <w:i/>
          <w:sz w:val="20"/>
          <w:szCs w:val="20"/>
        </w:rPr>
        <w:t>indicate</w:t>
      </w:r>
      <w:proofErr w:type="spellEnd"/>
      <w:r w:rsidRPr="00CC4C7A">
        <w:rPr>
          <w:i/>
          <w:sz w:val="20"/>
          <w:szCs w:val="20"/>
        </w:rPr>
        <w:t xml:space="preserve"> statistical significance at 5% and 10%, respectively.</w:t>
      </w:r>
      <w:ins w:id="275" w:author="Narek Sahakyan" w:date="2014-08-20T10:00:00Z">
        <w:r w:rsidR="000B3200">
          <w:rPr>
            <w:i/>
            <w:sz w:val="20"/>
            <w:szCs w:val="20"/>
          </w:rPr>
          <w:t xml:space="preserve"> </w:t>
        </w:r>
      </w:ins>
      <w:r w:rsidR="006B2D63" w:rsidRPr="00CC4C7A">
        <w:rPr>
          <w:i/>
          <w:iCs/>
          <w:sz w:val="20"/>
          <w:szCs w:val="20"/>
        </w:rPr>
        <w:t>Oceania is excluded due to insufficient number of valid observations. Source: Authors’ calculations.</w:t>
      </w:r>
    </w:p>
    <w:p w:rsidR="00A40C62" w:rsidRPr="00CC4C7A" w:rsidRDefault="00A40C62" w:rsidP="00A54491">
      <w:pPr>
        <w:spacing w:after="80"/>
        <w:ind w:firstLine="720"/>
        <w:jc w:val="both"/>
        <w:rPr>
          <w:sz w:val="20"/>
          <w:szCs w:val="20"/>
        </w:rPr>
      </w:pPr>
    </w:p>
    <w:p w:rsidR="00364006" w:rsidRPr="00CC4C7A" w:rsidRDefault="00D94291" w:rsidP="00A54491">
      <w:pPr>
        <w:spacing w:after="80"/>
        <w:ind w:firstLine="720"/>
        <w:jc w:val="both"/>
        <w:rPr>
          <w:sz w:val="20"/>
          <w:szCs w:val="20"/>
        </w:rPr>
      </w:pPr>
      <w:r w:rsidRPr="00CC4C7A">
        <w:rPr>
          <w:sz w:val="20"/>
          <w:szCs w:val="20"/>
        </w:rPr>
        <w:t xml:space="preserve">Additional economic and resource variables included in Equation 2 generally have the expected signs and are statistically significant for the whole dataset (FIFA) and for the majority of regions. Most importantly, the signs of coefficients of </w:t>
      </w:r>
      <w:r w:rsidRPr="00CC4C7A">
        <w:rPr>
          <w:iCs/>
          <w:color w:val="230BB5"/>
          <w:sz w:val="20"/>
          <w:szCs w:val="20"/>
        </w:rPr>
        <w:t>GDP</w:t>
      </w:r>
      <w:r w:rsidRPr="00CC4C7A">
        <w:rPr>
          <w:sz w:val="20"/>
          <w:szCs w:val="20"/>
        </w:rPr>
        <w:t xml:space="preserve"> and </w:t>
      </w:r>
      <w:r w:rsidRPr="00CC4C7A">
        <w:rPr>
          <w:iCs/>
          <w:color w:val="230BB5"/>
          <w:sz w:val="20"/>
          <w:szCs w:val="20"/>
        </w:rPr>
        <w:t>POP</w:t>
      </w:r>
      <w:r w:rsidRPr="00CC4C7A">
        <w:rPr>
          <w:sz w:val="20"/>
          <w:szCs w:val="20"/>
        </w:rPr>
        <w:t xml:space="preserve">, along with their respective quadratic terms, remain largely consistent with the findings from previous empirical studies. An exception to the “income and population rule” is South America again, where higher </w:t>
      </w:r>
      <w:r w:rsidRPr="00CC4C7A">
        <w:rPr>
          <w:color w:val="230BB5"/>
          <w:sz w:val="20"/>
          <w:szCs w:val="20"/>
        </w:rPr>
        <w:t>GDP</w:t>
      </w:r>
      <w:r w:rsidRPr="00CC4C7A">
        <w:rPr>
          <w:sz w:val="20"/>
          <w:szCs w:val="20"/>
        </w:rPr>
        <w:t xml:space="preserve"> seems to go with lower international soccer success, while the </w:t>
      </w:r>
      <w:r w:rsidRPr="00CC4C7A">
        <w:rPr>
          <w:color w:val="230BB5"/>
          <w:sz w:val="20"/>
          <w:szCs w:val="20"/>
        </w:rPr>
        <w:t>POP</w:t>
      </w:r>
      <w:r w:rsidRPr="00CC4C7A">
        <w:rPr>
          <w:sz w:val="20"/>
          <w:szCs w:val="20"/>
        </w:rPr>
        <w:t xml:space="preserve"> coefficients have the expected signs, but are statistically insignificant. Note that the statistical significance of key variables is generally lower for countries in Asia and Africa, due in part to data availability. This issue is more severe for Oceania, which has been excluded from the table due to insufficient number of observations to generate any statistical precision.</w:t>
      </w:r>
    </w:p>
    <w:p w:rsidR="00D94291" w:rsidRPr="00CC4C7A" w:rsidRDefault="00D94291" w:rsidP="00A54491">
      <w:pPr>
        <w:spacing w:after="80"/>
        <w:ind w:firstLine="720"/>
        <w:jc w:val="both"/>
        <w:rPr>
          <w:sz w:val="20"/>
          <w:szCs w:val="20"/>
        </w:rPr>
      </w:pPr>
      <w:r w:rsidRPr="00CC4C7A">
        <w:rPr>
          <w:sz w:val="20"/>
          <w:szCs w:val="20"/>
        </w:rPr>
        <w:t>The differences between the results of countries in European and South American confederations outline an interesting story, at the heart of which is the balance between available resources and footballing tradition, as well as the migration of South American talent to European leagues. Given the small number of available observations and countries in the South American sample (10 countries with 163 observations), as well as the extreme relative weight of the few nations within this subgroup, it is very likely that the observed negative income effects are driven by relatively GDP-hindered Brazil.</w:t>
      </w:r>
    </w:p>
    <w:p w:rsidR="00D94291" w:rsidRPr="00CC4C7A" w:rsidRDefault="00D94291" w:rsidP="00A54491">
      <w:pPr>
        <w:spacing w:after="80"/>
        <w:ind w:firstLine="720"/>
        <w:jc w:val="both"/>
        <w:rPr>
          <w:sz w:val="20"/>
          <w:szCs w:val="20"/>
        </w:rPr>
      </w:pPr>
      <w:r w:rsidRPr="00CC4C7A">
        <w:rPr>
          <w:sz w:val="20"/>
          <w:szCs w:val="20"/>
        </w:rPr>
        <w:t xml:space="preserve">The coefficients for </w:t>
      </w:r>
      <w:r w:rsidRPr="00CC4C7A">
        <w:rPr>
          <w:color w:val="230BB5"/>
          <w:sz w:val="20"/>
          <w:szCs w:val="20"/>
        </w:rPr>
        <w:t>TRADE</w:t>
      </w:r>
      <w:r w:rsidRPr="00CC4C7A">
        <w:rPr>
          <w:sz w:val="20"/>
          <w:szCs w:val="20"/>
        </w:rPr>
        <w:t xml:space="preserve"> are positive and statistically significant at the 5% level for the European sample, and at the 10% for the FIFA sample. </w:t>
      </w:r>
      <w:r w:rsidRPr="00CC4C7A">
        <w:rPr>
          <w:color w:val="230BB5"/>
          <w:sz w:val="20"/>
          <w:szCs w:val="20"/>
        </w:rPr>
        <w:t>TRADE</w:t>
      </w:r>
      <w:r w:rsidRPr="00CC4C7A">
        <w:rPr>
          <w:sz w:val="20"/>
          <w:szCs w:val="20"/>
        </w:rPr>
        <w:t xml:space="preserve"> has the expected sign for all but the South American confederation, where, as Table A-1 in the appendix shows, the top three CONMEBOL countries in terms of international soccer success are the ones that are least “open”. </w:t>
      </w:r>
    </w:p>
    <w:p w:rsidR="00D94291" w:rsidRPr="00CC4C7A" w:rsidRDefault="00D94291" w:rsidP="00A54491">
      <w:pPr>
        <w:spacing w:after="80"/>
        <w:ind w:firstLine="720"/>
        <w:jc w:val="both"/>
        <w:rPr>
          <w:i/>
          <w:sz w:val="20"/>
          <w:szCs w:val="20"/>
        </w:rPr>
      </w:pPr>
      <w:r w:rsidRPr="00CC4C7A">
        <w:rPr>
          <w:sz w:val="20"/>
          <w:szCs w:val="20"/>
        </w:rPr>
        <w:t xml:space="preserve">Other </w:t>
      </w:r>
      <w:ins w:id="276" w:author="Narek Sahakyan" w:date="2014-08-20T10:01:00Z">
        <w:r w:rsidR="000B3200">
          <w:rPr>
            <w:sz w:val="20"/>
            <w:szCs w:val="20"/>
          </w:rPr>
          <w:t xml:space="preserve">notable </w:t>
        </w:r>
      </w:ins>
      <w:del w:id="277" w:author="Narek" w:date="2014-08-19T18:35:00Z">
        <w:r w:rsidRPr="00CC4C7A" w:rsidDel="004531B9">
          <w:rPr>
            <w:sz w:val="20"/>
            <w:szCs w:val="20"/>
          </w:rPr>
          <w:delText xml:space="preserve">striking </w:delText>
        </w:r>
      </w:del>
      <w:r w:rsidRPr="00CC4C7A">
        <w:rPr>
          <w:sz w:val="20"/>
          <w:szCs w:val="20"/>
        </w:rPr>
        <w:t xml:space="preserve">differences stand out when comparing the coefficients of individual regions, particularly those of Europe and South America. The negative sign of the </w:t>
      </w:r>
      <w:r w:rsidRPr="00CC4C7A">
        <w:rPr>
          <w:color w:val="230BB5"/>
          <w:sz w:val="20"/>
          <w:szCs w:val="20"/>
        </w:rPr>
        <w:t>OIL</w:t>
      </w:r>
      <w:r w:rsidRPr="00CC4C7A">
        <w:rPr>
          <w:sz w:val="20"/>
          <w:szCs w:val="20"/>
        </w:rPr>
        <w:t xml:space="preserve"> coefficient seems to indicate that European oil producers are suffering from a case of the “resource curse”, while in South America, (and to a lesser degree in Asia) a relatively higher proportion of </w:t>
      </w:r>
      <w:r w:rsidRPr="00CC4C7A">
        <w:rPr>
          <w:color w:val="230BB5"/>
          <w:sz w:val="20"/>
          <w:szCs w:val="20"/>
        </w:rPr>
        <w:t>OIL</w:t>
      </w:r>
      <w:ins w:id="278" w:author="Narek" w:date="2014-08-19T18:35:00Z">
        <w:r w:rsidR="004531B9" w:rsidRPr="00CC4C7A">
          <w:rPr>
            <w:color w:val="230BB5"/>
            <w:sz w:val="20"/>
            <w:szCs w:val="20"/>
          </w:rPr>
          <w:t xml:space="preserve"> </w:t>
        </w:r>
      </w:ins>
      <w:r w:rsidRPr="00CC4C7A">
        <w:rPr>
          <w:sz w:val="20"/>
          <w:szCs w:val="20"/>
        </w:rPr>
        <w:t xml:space="preserve">is perhaps diverted into the soccer infrastructure, thereby resulting in an estimated positive coefficient. The coefficient for </w:t>
      </w:r>
      <w:r w:rsidRPr="00CC4C7A">
        <w:rPr>
          <w:color w:val="230BB5"/>
          <w:sz w:val="20"/>
          <w:szCs w:val="20"/>
        </w:rPr>
        <w:t>OIL</w:t>
      </w:r>
      <w:r w:rsidRPr="00CC4C7A">
        <w:rPr>
          <w:sz w:val="20"/>
          <w:szCs w:val="20"/>
        </w:rPr>
        <w:t xml:space="preserve"> is positive, but does not seem to have a statistically significant effect on soccer achievements of African countries, or when considered for the whole FIFA sample</w:t>
      </w:r>
      <w:r w:rsidR="00B52F15" w:rsidRPr="00CC4C7A">
        <w:rPr>
          <w:sz w:val="20"/>
          <w:szCs w:val="20"/>
        </w:rPr>
        <w:t xml:space="preserve">. </w:t>
      </w:r>
    </w:p>
    <w:p w:rsidR="00D94291" w:rsidRPr="00CC4C7A" w:rsidRDefault="00D94291" w:rsidP="00A54491">
      <w:pPr>
        <w:spacing w:after="80"/>
        <w:ind w:firstLine="720"/>
        <w:jc w:val="both"/>
        <w:rPr>
          <w:sz w:val="20"/>
          <w:szCs w:val="20"/>
        </w:rPr>
      </w:pPr>
      <w:r w:rsidRPr="00CC4C7A">
        <w:rPr>
          <w:sz w:val="20"/>
          <w:szCs w:val="20"/>
        </w:rPr>
        <w:t xml:space="preserve">Higher </w:t>
      </w:r>
      <w:r w:rsidRPr="00CC4C7A">
        <w:rPr>
          <w:iCs/>
          <w:color w:val="auto"/>
          <w:sz w:val="20"/>
          <w:szCs w:val="20"/>
        </w:rPr>
        <w:t>inflation</w:t>
      </w:r>
      <w:r w:rsidRPr="00CC4C7A">
        <w:rPr>
          <w:sz w:val="20"/>
          <w:szCs w:val="20"/>
        </w:rPr>
        <w:t xml:space="preserve"> rates accompany lower soccer outcomes for the whole FIFA sample and in European countries at the 5%, and for North America and Africa at the 10% significance level. Brazilian soccer, on the other hand, does not seem to be negatively affected by the high levels of </w:t>
      </w:r>
      <w:r w:rsidRPr="00CC4C7A">
        <w:rPr>
          <w:color w:val="230BB5"/>
          <w:sz w:val="20"/>
          <w:szCs w:val="20"/>
        </w:rPr>
        <w:t>INFL</w:t>
      </w:r>
      <w:r w:rsidRPr="00CC4C7A">
        <w:rPr>
          <w:sz w:val="20"/>
          <w:szCs w:val="20"/>
        </w:rPr>
        <w:t xml:space="preserve"> in the country, as reflected by the positive and statistically significant coefficient estimated for this variable for South American countries.</w:t>
      </w:r>
    </w:p>
    <w:p w:rsidR="00D94291" w:rsidRPr="00CC4C7A" w:rsidRDefault="00D94291" w:rsidP="00A54491">
      <w:pPr>
        <w:spacing w:after="80"/>
        <w:ind w:firstLine="720"/>
        <w:jc w:val="both"/>
        <w:rPr>
          <w:sz w:val="20"/>
          <w:szCs w:val="20"/>
        </w:rPr>
      </w:pPr>
      <w:r w:rsidRPr="00CC4C7A">
        <w:rPr>
          <w:sz w:val="20"/>
          <w:szCs w:val="20"/>
        </w:rPr>
        <w:t xml:space="preserve">Finally, the coefficient for </w:t>
      </w:r>
      <w:r w:rsidRPr="00CC4C7A">
        <w:rPr>
          <w:iCs/>
          <w:color w:val="230BB5"/>
          <w:sz w:val="20"/>
          <w:szCs w:val="20"/>
        </w:rPr>
        <w:t xml:space="preserve">LEB </w:t>
      </w:r>
      <w:r w:rsidRPr="00CC4C7A">
        <w:rPr>
          <w:sz w:val="20"/>
          <w:szCs w:val="20"/>
        </w:rPr>
        <w:t>is positive and statistically significant for all, but African countries. The coefficient is an order of magnitude larger for countries in South America, indicating that these countries would benefit the most from higher national health</w:t>
      </w:r>
      <w:r w:rsidR="00B52F15" w:rsidRPr="00CC4C7A">
        <w:rPr>
          <w:sz w:val="20"/>
          <w:szCs w:val="20"/>
        </w:rPr>
        <w:t xml:space="preserve">. </w:t>
      </w:r>
    </w:p>
    <w:p w:rsidR="00D94291" w:rsidRDefault="00D94291" w:rsidP="00A54491">
      <w:pPr>
        <w:spacing w:after="80"/>
        <w:ind w:firstLine="720"/>
        <w:jc w:val="both"/>
        <w:rPr>
          <w:ins w:id="279" w:author="Narek Sahakyan" w:date="2014-08-20T10:01:00Z"/>
          <w:sz w:val="20"/>
          <w:szCs w:val="20"/>
        </w:rPr>
      </w:pPr>
      <w:r w:rsidRPr="00CC4C7A">
        <w:rPr>
          <w:sz w:val="20"/>
          <w:szCs w:val="20"/>
        </w:rPr>
        <w:lastRenderedPageBreak/>
        <w:t xml:space="preserve">In sum, estimation results presented in Table 3 indicate that while the variables included in Equation 2 as determinants of international soccer performance are consistent with the existing, their effect is varied, and in some cases orthogonal in different regions of the world. </w:t>
      </w:r>
    </w:p>
    <w:p w:rsidR="000B3200" w:rsidRPr="00CC4C7A" w:rsidRDefault="000B3200" w:rsidP="00A54491">
      <w:pPr>
        <w:spacing w:after="80"/>
        <w:ind w:firstLine="720"/>
        <w:jc w:val="both"/>
        <w:rPr>
          <w:sz w:val="20"/>
          <w:szCs w:val="20"/>
        </w:rPr>
      </w:pPr>
    </w:p>
    <w:p w:rsidR="00D94291" w:rsidRPr="00CC4C7A" w:rsidRDefault="00D94291" w:rsidP="00A54491">
      <w:pPr>
        <w:pStyle w:val="Heading2"/>
        <w:keepNext/>
        <w:keepLines/>
        <w:numPr>
          <w:ilvl w:val="1"/>
          <w:numId w:val="37"/>
        </w:numPr>
        <w:spacing w:before="0" w:after="80"/>
        <w:ind w:left="450"/>
        <w:rPr>
          <w:b w:val="0"/>
          <w:sz w:val="20"/>
          <w:szCs w:val="20"/>
        </w:rPr>
      </w:pPr>
      <w:r w:rsidRPr="00CC4C7A">
        <w:rPr>
          <w:b w:val="0"/>
          <w:sz w:val="20"/>
          <w:szCs w:val="20"/>
        </w:rPr>
        <w:t>Equation (3)</w:t>
      </w:r>
    </w:p>
    <w:p w:rsidR="009F3C4B" w:rsidRPr="00CC4C7A" w:rsidRDefault="00D94291" w:rsidP="00A54491">
      <w:pPr>
        <w:keepNext/>
        <w:keepLines/>
        <w:spacing w:after="80"/>
        <w:ind w:firstLine="720"/>
        <w:jc w:val="both"/>
        <w:rPr>
          <w:sz w:val="20"/>
          <w:szCs w:val="20"/>
        </w:rPr>
      </w:pPr>
      <w:r w:rsidRPr="00CC4C7A">
        <w:rPr>
          <w:sz w:val="20"/>
          <w:szCs w:val="20"/>
        </w:rPr>
        <w:t xml:space="preserve">Table 4 provides results for equation (3) using the instrumental variable technique defined in (3.1) and </w:t>
      </w:r>
      <w:r w:rsidR="009F3C4B" w:rsidRPr="00CC4C7A">
        <w:rPr>
          <w:sz w:val="20"/>
          <w:szCs w:val="20"/>
        </w:rPr>
        <w:t>(3.2).</w:t>
      </w:r>
      <w:r w:rsidR="009F3C4B" w:rsidRPr="00CC4C7A">
        <w:rPr>
          <w:rStyle w:val="FootnoteReference"/>
          <w:sz w:val="20"/>
          <w:szCs w:val="20"/>
        </w:rPr>
        <w:footnoteReference w:id="22"/>
      </w:r>
      <w:ins w:id="280" w:author="Narek Sahakyan" w:date="2014-08-20T10:01:00Z">
        <w:r w:rsidR="000B3200">
          <w:rPr>
            <w:sz w:val="20"/>
            <w:szCs w:val="20"/>
          </w:rPr>
          <w:t xml:space="preserve"> </w:t>
        </w:r>
      </w:ins>
      <w:r w:rsidRPr="00CC4C7A">
        <w:rPr>
          <w:sz w:val="20"/>
          <w:szCs w:val="20"/>
        </w:rPr>
        <w:t xml:space="preserve">All economic and resource variables are assumed exogenous on </w:t>
      </w:r>
      <w:r w:rsidRPr="00CC4C7A">
        <w:rPr>
          <w:color w:val="230BB5"/>
          <w:sz w:val="20"/>
          <w:szCs w:val="20"/>
        </w:rPr>
        <w:t>FIFA</w:t>
      </w:r>
      <w:r w:rsidRPr="00CC4C7A">
        <w:rPr>
          <w:sz w:val="20"/>
          <w:szCs w:val="20"/>
        </w:rPr>
        <w:t xml:space="preserve">. </w:t>
      </w:r>
      <w:r w:rsidRPr="00CC4C7A">
        <w:rPr>
          <w:iCs/>
          <w:color w:val="230BB5"/>
          <w:sz w:val="20"/>
          <w:szCs w:val="20"/>
        </w:rPr>
        <w:t>CLUB</w:t>
      </w:r>
      <w:r w:rsidRPr="00CC4C7A">
        <w:rPr>
          <w:sz w:val="20"/>
          <w:szCs w:val="20"/>
        </w:rPr>
        <w:t xml:space="preserve"> is endogenous and is instrumented with </w:t>
      </w:r>
      <w:proofErr w:type="spellStart"/>
      <w:r w:rsidRPr="00CC4C7A">
        <w:rPr>
          <w:iCs/>
          <w:color w:val="230BB5"/>
          <w:sz w:val="20"/>
          <w:szCs w:val="20"/>
        </w:rPr>
        <w:t>UrbPOP</w:t>
      </w:r>
      <w:proofErr w:type="spellEnd"/>
      <w:r w:rsidRPr="00CC4C7A">
        <w:rPr>
          <w:iCs/>
          <w:color w:val="230BB5"/>
          <w:sz w:val="20"/>
          <w:szCs w:val="20"/>
        </w:rPr>
        <w:t xml:space="preserve"> (</w:t>
      </w:r>
      <w:r w:rsidRPr="00CC4C7A">
        <w:rPr>
          <w:sz w:val="20"/>
          <w:szCs w:val="20"/>
        </w:rPr>
        <w:t>and</w:t>
      </w:r>
      <w:r w:rsidRPr="00CC4C7A">
        <w:rPr>
          <w:iCs/>
          <w:color w:val="230BB5"/>
          <w:sz w:val="20"/>
          <w:szCs w:val="20"/>
        </w:rPr>
        <w:t xml:space="preserve"> UrbPOP</w:t>
      </w:r>
      <w:r w:rsidRPr="00CC4C7A">
        <w:rPr>
          <w:iCs/>
          <w:color w:val="230BB5"/>
          <w:sz w:val="20"/>
          <w:szCs w:val="20"/>
          <w:vertAlign w:val="superscript"/>
        </w:rPr>
        <w:t>2</w:t>
      </w:r>
      <w:r w:rsidRPr="00CC4C7A">
        <w:rPr>
          <w:sz w:val="20"/>
          <w:szCs w:val="20"/>
        </w:rPr>
        <w:t xml:space="preserve">), which is expected to be positively correlated with club strength but not (directly) with </w:t>
      </w:r>
      <w:r w:rsidR="009F3C4B" w:rsidRPr="00CC4C7A">
        <w:rPr>
          <w:color w:val="230BB5"/>
          <w:sz w:val="20"/>
          <w:szCs w:val="20"/>
        </w:rPr>
        <w:t>FIFA</w:t>
      </w:r>
      <w:r w:rsidR="009F3C4B" w:rsidRPr="00CC4C7A">
        <w:rPr>
          <w:sz w:val="20"/>
          <w:szCs w:val="20"/>
        </w:rPr>
        <w:t>.</w:t>
      </w:r>
      <w:r w:rsidR="009F3C4B" w:rsidRPr="00CC4C7A">
        <w:rPr>
          <w:rStyle w:val="FootnoteReference"/>
          <w:sz w:val="20"/>
          <w:szCs w:val="20"/>
        </w:rPr>
        <w:footnoteReference w:id="23"/>
      </w:r>
      <w:r w:rsidRPr="00CC4C7A">
        <w:rPr>
          <w:sz w:val="20"/>
          <w:szCs w:val="20"/>
        </w:rPr>
        <w:t xml:space="preserve">Again, note that a higher </w:t>
      </w:r>
      <w:r w:rsidRPr="00CC4C7A">
        <w:rPr>
          <w:iCs/>
          <w:color w:val="230BB5"/>
          <w:sz w:val="20"/>
          <w:szCs w:val="20"/>
        </w:rPr>
        <w:t>CLUB</w:t>
      </w:r>
      <w:r w:rsidRPr="00CC4C7A">
        <w:rPr>
          <w:sz w:val="20"/>
          <w:szCs w:val="20"/>
        </w:rPr>
        <w:t xml:space="preserve"> ranking is associated with a lower value (being No. 1 is better than being No. 2) and thus a </w:t>
      </w:r>
      <w:r w:rsidRPr="00CC4C7A">
        <w:rPr>
          <w:iCs/>
          <w:sz w:val="20"/>
          <w:szCs w:val="20"/>
        </w:rPr>
        <w:t>negative</w:t>
      </w:r>
      <w:r w:rsidRPr="00CC4C7A">
        <w:rPr>
          <w:sz w:val="20"/>
          <w:szCs w:val="20"/>
        </w:rPr>
        <w:t xml:space="preserve"> coefficient on the variable is associated with a </w:t>
      </w:r>
      <w:r w:rsidRPr="00CC4C7A">
        <w:rPr>
          <w:i/>
          <w:iCs/>
          <w:sz w:val="20"/>
          <w:szCs w:val="20"/>
        </w:rPr>
        <w:t>positive</w:t>
      </w:r>
      <w:r w:rsidRPr="00CC4C7A">
        <w:rPr>
          <w:sz w:val="20"/>
          <w:szCs w:val="20"/>
        </w:rPr>
        <w:t xml:space="preserve"> impact on </w:t>
      </w:r>
      <w:r w:rsidRPr="00CC4C7A">
        <w:rPr>
          <w:color w:val="230BB5"/>
          <w:sz w:val="20"/>
          <w:szCs w:val="20"/>
        </w:rPr>
        <w:t>FIFA</w:t>
      </w:r>
      <w:r w:rsidRPr="00CC4C7A">
        <w:rPr>
          <w:sz w:val="20"/>
          <w:szCs w:val="20"/>
        </w:rPr>
        <w:t xml:space="preserve">. We present regression results for two sets of countries – the full sample (FIFA) and the European subgroup </w:t>
      </w:r>
      <w:r w:rsidR="009F3C4B" w:rsidRPr="00CC4C7A">
        <w:rPr>
          <w:sz w:val="20"/>
          <w:szCs w:val="20"/>
        </w:rPr>
        <w:t>(UEFA).</w:t>
      </w:r>
      <w:r w:rsidR="009F3C4B" w:rsidRPr="00CC4C7A">
        <w:rPr>
          <w:rStyle w:val="FootnoteReference"/>
          <w:sz w:val="20"/>
          <w:szCs w:val="20"/>
        </w:rPr>
        <w:footnoteReference w:id="24"/>
      </w:r>
    </w:p>
    <w:p w:rsidR="00834989" w:rsidRPr="00CC4C7A" w:rsidRDefault="00834989" w:rsidP="00A54491">
      <w:pPr>
        <w:spacing w:after="80"/>
        <w:rPr>
          <w:bCs/>
          <w:color w:val="auto"/>
          <w:sz w:val="20"/>
          <w:szCs w:val="20"/>
        </w:rPr>
      </w:pPr>
    </w:p>
    <w:p w:rsidR="006B2D63" w:rsidRPr="00CC4C7A" w:rsidRDefault="00CC4C7A" w:rsidP="00A54491">
      <w:pPr>
        <w:keepNext/>
        <w:keepLines/>
        <w:spacing w:after="80"/>
        <w:rPr>
          <w:bCs/>
          <w:color w:val="auto"/>
          <w:sz w:val="20"/>
          <w:szCs w:val="20"/>
        </w:rPr>
      </w:pPr>
      <w:ins w:id="281" w:author="Narek" w:date="2014-08-20T01:09:00Z">
        <w:r w:rsidRPr="00CC4C7A">
          <w:rPr>
            <w:bCs/>
            <w:color w:val="auto"/>
            <w:sz w:val="20"/>
            <w:szCs w:val="20"/>
          </w:rPr>
          <w:t>T</w:t>
        </w:r>
        <w:r>
          <w:rPr>
            <w:bCs/>
            <w:color w:val="auto"/>
            <w:sz w:val="20"/>
            <w:szCs w:val="20"/>
          </w:rPr>
          <w:t>able</w:t>
        </w:r>
        <w:r w:rsidRPr="00CC4C7A">
          <w:rPr>
            <w:bCs/>
            <w:color w:val="auto"/>
            <w:sz w:val="20"/>
            <w:szCs w:val="20"/>
          </w:rPr>
          <w:t xml:space="preserve"> </w:t>
        </w:r>
      </w:ins>
      <w:r w:rsidR="006B2D63" w:rsidRPr="00CC4C7A">
        <w:rPr>
          <w:bCs/>
          <w:color w:val="auto"/>
          <w:sz w:val="20"/>
          <w:szCs w:val="20"/>
        </w:rPr>
        <w:t>4: Results of equation (3) for FIFA and UEFA</w:t>
      </w:r>
    </w:p>
    <w:p w:rsidR="006B2D63" w:rsidRPr="00CC4C7A" w:rsidRDefault="006B2D63" w:rsidP="00A54491">
      <w:pPr>
        <w:keepNext/>
        <w:keepLines/>
        <w:spacing w:after="80"/>
        <w:jc w:val="center"/>
        <w:rPr>
          <w:bCs/>
          <w:color w:val="auto"/>
          <w:sz w:val="20"/>
          <w:szCs w:val="20"/>
        </w:rPr>
      </w:pPr>
    </w:p>
    <w:p w:rsidR="006B2D63" w:rsidRPr="00CC4C7A" w:rsidRDefault="00AE3BBA" w:rsidP="00A54491">
      <w:pPr>
        <w:keepNext/>
        <w:keepLines/>
        <w:spacing w:after="80"/>
        <w:jc w:val="center"/>
        <w:rPr>
          <w:b/>
          <w:bCs/>
          <w:color w:val="4F81BD"/>
          <w:sz w:val="20"/>
          <w:szCs w:val="20"/>
          <w:vertAlign w:val="superscript"/>
        </w:rPr>
      </w:pPr>
      <w:r w:rsidRPr="00CC4C7A">
        <w:rPr>
          <w:noProof/>
          <w:sz w:val="20"/>
          <w:szCs w:val="20"/>
        </w:rPr>
        <w:drawing>
          <wp:inline distT="0" distB="0" distL="0" distR="0">
            <wp:extent cx="3988457" cy="2882189"/>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999152" cy="2889918"/>
                    </a:xfrm>
                    <a:prstGeom prst="rect">
                      <a:avLst/>
                    </a:prstGeom>
                    <a:noFill/>
                    <a:ln w="9525">
                      <a:noFill/>
                      <a:miter lim="800000"/>
                      <a:headEnd/>
                      <a:tailEnd/>
                    </a:ln>
                  </pic:spPr>
                </pic:pic>
              </a:graphicData>
            </a:graphic>
          </wp:inline>
        </w:drawing>
      </w:r>
    </w:p>
    <w:p w:rsidR="006B2D63" w:rsidRPr="00CC4C7A" w:rsidRDefault="006B2D63" w:rsidP="00A54491">
      <w:pPr>
        <w:keepNext/>
        <w:keepLines/>
        <w:spacing w:after="80"/>
        <w:ind w:left="720" w:right="720"/>
        <w:rPr>
          <w:i/>
          <w:sz w:val="20"/>
          <w:szCs w:val="20"/>
        </w:rPr>
      </w:pPr>
      <w:r w:rsidRPr="00CC4C7A">
        <w:rPr>
          <w:i/>
          <w:sz w:val="20"/>
          <w:szCs w:val="20"/>
        </w:rPr>
        <w:t>Notes:</w:t>
      </w:r>
      <w:ins w:id="282" w:author="Narek Sahakyan" w:date="2014-08-20T10:04:00Z">
        <w:r w:rsidR="003826D1">
          <w:rPr>
            <w:i/>
            <w:sz w:val="20"/>
            <w:szCs w:val="20"/>
          </w:rPr>
          <w:t xml:space="preserve"> </w:t>
        </w:r>
      </w:ins>
      <w:r w:rsidRPr="00CC4C7A">
        <w:rPr>
          <w:bCs/>
          <w:i/>
          <w:sz w:val="20"/>
          <w:szCs w:val="20"/>
        </w:rPr>
        <w:t>Bold</w:t>
      </w:r>
      <w:ins w:id="283" w:author="Narek" w:date="2014-08-20T00:37:00Z">
        <w:r w:rsidR="001E7ECA" w:rsidRPr="00CC4C7A">
          <w:rPr>
            <w:bCs/>
            <w:i/>
            <w:sz w:val="20"/>
            <w:szCs w:val="20"/>
          </w:rPr>
          <w:t xml:space="preserve"> </w:t>
        </w:r>
      </w:ins>
      <w:r w:rsidRPr="00CC4C7A">
        <w:rPr>
          <w:bCs/>
          <w:i/>
          <w:sz w:val="20"/>
          <w:szCs w:val="20"/>
        </w:rPr>
        <w:t xml:space="preserve">and bold-italic </w:t>
      </w:r>
      <w:r w:rsidRPr="00CC4C7A">
        <w:rPr>
          <w:i/>
          <w:sz w:val="20"/>
          <w:szCs w:val="20"/>
        </w:rPr>
        <w:t xml:space="preserve">indicate statistical significance at 5% and 10%, respectively. </w:t>
      </w:r>
    </w:p>
    <w:p w:rsidR="006B2D63" w:rsidRPr="00CC4C7A" w:rsidRDefault="006B2D63" w:rsidP="00A54491">
      <w:pPr>
        <w:keepNext/>
        <w:keepLines/>
        <w:spacing w:after="80"/>
        <w:ind w:left="720" w:right="720"/>
        <w:rPr>
          <w:i/>
          <w:sz w:val="20"/>
          <w:szCs w:val="20"/>
        </w:rPr>
      </w:pPr>
      <w:r w:rsidRPr="00CC4C7A">
        <w:rPr>
          <w:i/>
          <w:iCs/>
          <w:sz w:val="20"/>
          <w:szCs w:val="20"/>
        </w:rPr>
        <w:t>Source: Authors’ calculations.</w:t>
      </w:r>
    </w:p>
    <w:p w:rsidR="006B2D63" w:rsidRPr="00CC4C7A" w:rsidRDefault="006B2D63" w:rsidP="00A54491">
      <w:pPr>
        <w:spacing w:after="80"/>
        <w:ind w:left="990"/>
        <w:rPr>
          <w:b/>
          <w:bCs/>
          <w:i/>
          <w:color w:val="4F81BD"/>
          <w:sz w:val="20"/>
          <w:szCs w:val="20"/>
        </w:rPr>
      </w:pPr>
    </w:p>
    <w:p w:rsidR="00D94291" w:rsidRPr="00CC4C7A" w:rsidRDefault="00D94291" w:rsidP="00A54491">
      <w:pPr>
        <w:spacing w:after="80"/>
        <w:ind w:firstLine="720"/>
        <w:jc w:val="both"/>
        <w:rPr>
          <w:sz w:val="20"/>
          <w:szCs w:val="20"/>
        </w:rPr>
      </w:pPr>
      <w:r w:rsidRPr="00CC4C7A">
        <w:rPr>
          <w:sz w:val="20"/>
          <w:szCs w:val="20"/>
        </w:rPr>
        <w:t xml:space="preserve">A </w:t>
      </w:r>
      <w:del w:id="284" w:author="Narek" w:date="2014-08-20T01:14:00Z">
        <w:r w:rsidRPr="00CC4C7A" w:rsidDel="00650C40">
          <w:rPr>
            <w:sz w:val="20"/>
            <w:szCs w:val="20"/>
          </w:rPr>
          <w:delText>very important</w:delText>
        </w:r>
      </w:del>
      <w:ins w:id="285" w:author="Narek" w:date="2014-08-20T01:14:00Z">
        <w:r w:rsidR="00650C40">
          <w:rPr>
            <w:sz w:val="20"/>
            <w:szCs w:val="20"/>
          </w:rPr>
          <w:t>seminal</w:t>
        </w:r>
      </w:ins>
      <w:r w:rsidRPr="00CC4C7A">
        <w:rPr>
          <w:sz w:val="20"/>
          <w:szCs w:val="20"/>
        </w:rPr>
        <w:t xml:space="preserve"> result </w:t>
      </w:r>
      <w:r w:rsidR="00936F38">
        <w:rPr>
          <w:sz w:val="20"/>
          <w:szCs w:val="20"/>
        </w:rPr>
        <w:t xml:space="preserve">of this paper, </w:t>
      </w:r>
      <w:bookmarkStart w:id="286" w:name="_GoBack"/>
      <w:bookmarkEnd w:id="286"/>
      <w:r w:rsidRPr="00CC4C7A">
        <w:rPr>
          <w:sz w:val="20"/>
          <w:szCs w:val="20"/>
        </w:rPr>
        <w:t xml:space="preserve">the endogenous </w:t>
      </w:r>
      <w:ins w:id="287" w:author="Narek" w:date="2014-08-20T01:14:00Z">
        <w:r w:rsidR="00650C40">
          <w:rPr>
            <w:sz w:val="20"/>
            <w:szCs w:val="20"/>
          </w:rPr>
          <w:t xml:space="preserve">variable </w:t>
        </w:r>
      </w:ins>
      <w:r w:rsidRPr="00CC4C7A">
        <w:rPr>
          <w:iCs/>
          <w:color w:val="230BB5"/>
          <w:sz w:val="20"/>
          <w:szCs w:val="20"/>
        </w:rPr>
        <w:t>CLUB</w:t>
      </w:r>
      <w:r w:rsidRPr="00CC4C7A">
        <w:rPr>
          <w:sz w:val="20"/>
          <w:szCs w:val="20"/>
        </w:rPr>
        <w:t xml:space="preserve"> is statistically significant at the 5% level for the whole FIFA sample, and at the 10% level for the UEFA subgroup. Its effect is about twice smaller for UEFA subgroup, compared to that of the whole sample, in line with Foer’s (2006) position that strength of domestic leagues will have a weaker effect in Europe due </w:t>
      </w:r>
      <w:r w:rsidR="00364006" w:rsidRPr="00CC4C7A">
        <w:rPr>
          <w:sz w:val="20"/>
          <w:szCs w:val="20"/>
        </w:rPr>
        <w:t xml:space="preserve">to more intensive player </w:t>
      </w:r>
      <w:r w:rsidR="009F3C4B" w:rsidRPr="00CC4C7A">
        <w:rPr>
          <w:sz w:val="20"/>
          <w:szCs w:val="20"/>
        </w:rPr>
        <w:t>trade.</w:t>
      </w:r>
      <w:r w:rsidR="009F3C4B" w:rsidRPr="00CC4C7A">
        <w:rPr>
          <w:rStyle w:val="FootnoteReference"/>
          <w:sz w:val="20"/>
          <w:szCs w:val="20"/>
        </w:rPr>
        <w:footnoteReference w:id="25"/>
      </w:r>
    </w:p>
    <w:p w:rsidR="00D94291" w:rsidRPr="00CC4C7A" w:rsidRDefault="00D94291" w:rsidP="00A54491">
      <w:pPr>
        <w:spacing w:after="80"/>
        <w:ind w:firstLine="720"/>
        <w:jc w:val="both"/>
        <w:rPr>
          <w:sz w:val="20"/>
          <w:szCs w:val="20"/>
        </w:rPr>
      </w:pPr>
      <w:r w:rsidRPr="00CC4C7A">
        <w:rPr>
          <w:sz w:val="20"/>
          <w:szCs w:val="20"/>
        </w:rPr>
        <w:t xml:space="preserve">With the exception of </w:t>
      </w:r>
      <w:r w:rsidRPr="00CC4C7A">
        <w:rPr>
          <w:color w:val="230BB5"/>
          <w:sz w:val="20"/>
          <w:szCs w:val="20"/>
        </w:rPr>
        <w:t>INFL</w:t>
      </w:r>
      <w:r w:rsidRPr="00CC4C7A">
        <w:rPr>
          <w:sz w:val="20"/>
          <w:szCs w:val="20"/>
        </w:rPr>
        <w:t xml:space="preserve"> and </w:t>
      </w:r>
      <w:r w:rsidRPr="00CC4C7A">
        <w:rPr>
          <w:color w:val="230BB5"/>
          <w:sz w:val="20"/>
          <w:szCs w:val="20"/>
        </w:rPr>
        <w:t>OIL,</w:t>
      </w:r>
      <w:r w:rsidRPr="00CC4C7A">
        <w:rPr>
          <w:sz w:val="20"/>
          <w:szCs w:val="20"/>
        </w:rPr>
        <w:t xml:space="preserve"> both for FIFA and UEFA samples, </w:t>
      </w:r>
      <w:r w:rsidRPr="00CC4C7A">
        <w:rPr>
          <w:iCs/>
          <w:sz w:val="20"/>
          <w:szCs w:val="20"/>
          <w:u w:val="single"/>
        </w:rPr>
        <w:t>all</w:t>
      </w:r>
      <w:r w:rsidRPr="00CC4C7A">
        <w:rPr>
          <w:sz w:val="20"/>
          <w:szCs w:val="20"/>
          <w:u w:val="single"/>
        </w:rPr>
        <w:t xml:space="preserve"> of the coefficients</w:t>
      </w:r>
      <w:r w:rsidRPr="00CC4C7A">
        <w:rPr>
          <w:sz w:val="20"/>
          <w:szCs w:val="20"/>
        </w:rPr>
        <w:t xml:space="preserve"> have the expected signs and are statistically significant at least at the 10% level. Precisely estimated and strong positive-diminishing returns from </w:t>
      </w:r>
      <w:r w:rsidRPr="00CC4C7A">
        <w:rPr>
          <w:color w:val="230BB5"/>
          <w:sz w:val="20"/>
          <w:szCs w:val="20"/>
        </w:rPr>
        <w:t>GDP</w:t>
      </w:r>
      <w:r w:rsidRPr="00CC4C7A">
        <w:rPr>
          <w:sz w:val="20"/>
          <w:szCs w:val="20"/>
        </w:rPr>
        <w:t xml:space="preserve"> and </w:t>
      </w:r>
      <w:r w:rsidRPr="00CC4C7A">
        <w:rPr>
          <w:color w:val="230BB5"/>
          <w:sz w:val="20"/>
          <w:szCs w:val="20"/>
        </w:rPr>
        <w:t>POP</w:t>
      </w:r>
      <w:r w:rsidRPr="00CC4C7A">
        <w:rPr>
          <w:sz w:val="20"/>
          <w:szCs w:val="20"/>
        </w:rPr>
        <w:t xml:space="preserve"> persist for both FIFA and UEFA.</w:t>
      </w:r>
    </w:p>
    <w:p w:rsidR="00D94291" w:rsidRPr="00CC4C7A" w:rsidRDefault="00D94291" w:rsidP="00A54491">
      <w:pPr>
        <w:spacing w:after="80"/>
        <w:ind w:firstLine="720"/>
        <w:jc w:val="both"/>
        <w:rPr>
          <w:sz w:val="20"/>
          <w:szCs w:val="20"/>
        </w:rPr>
      </w:pPr>
      <w:r w:rsidRPr="00CC4C7A">
        <w:rPr>
          <w:sz w:val="20"/>
          <w:szCs w:val="20"/>
        </w:rPr>
        <w:t xml:space="preserve">Economic “openness”, as measured by </w:t>
      </w:r>
      <w:r w:rsidRPr="00CC4C7A">
        <w:rPr>
          <w:color w:val="230BB5"/>
          <w:sz w:val="20"/>
          <w:szCs w:val="20"/>
        </w:rPr>
        <w:t>TRADE,</w:t>
      </w:r>
      <w:r w:rsidRPr="00CC4C7A">
        <w:rPr>
          <w:sz w:val="20"/>
          <w:szCs w:val="20"/>
        </w:rPr>
        <w:t xml:space="preserve"> has a positive impact on international soccer achievements. European countries benefit from </w:t>
      </w:r>
      <w:r w:rsidRPr="00CC4C7A">
        <w:rPr>
          <w:color w:val="230BB5"/>
          <w:sz w:val="20"/>
          <w:szCs w:val="20"/>
        </w:rPr>
        <w:t>TRADE</w:t>
      </w:r>
      <w:r w:rsidRPr="00CC4C7A">
        <w:rPr>
          <w:sz w:val="20"/>
          <w:szCs w:val="20"/>
        </w:rPr>
        <w:t xml:space="preserve"> about 2.5 times more than an average country in the FIFA sample.</w:t>
      </w:r>
    </w:p>
    <w:p w:rsidR="00D94291" w:rsidRPr="00CC4C7A" w:rsidRDefault="00D94291" w:rsidP="00A54491">
      <w:pPr>
        <w:spacing w:after="80"/>
        <w:ind w:firstLine="720"/>
        <w:jc w:val="both"/>
        <w:rPr>
          <w:color w:val="auto"/>
          <w:sz w:val="20"/>
          <w:szCs w:val="20"/>
        </w:rPr>
      </w:pPr>
      <w:r w:rsidRPr="00CC4C7A">
        <w:rPr>
          <w:color w:val="230BB5"/>
          <w:sz w:val="20"/>
          <w:szCs w:val="20"/>
        </w:rPr>
        <w:lastRenderedPageBreak/>
        <w:t xml:space="preserve">OIL </w:t>
      </w:r>
      <w:r w:rsidRPr="00CC4C7A">
        <w:rPr>
          <w:color w:val="auto"/>
          <w:sz w:val="20"/>
          <w:szCs w:val="20"/>
        </w:rPr>
        <w:t xml:space="preserve">rents are negatively correlated with soccer success both for the full sample and for Europe, but are statistically significant only for the set of European countries. Ignoring the imprecision of the </w:t>
      </w:r>
      <w:r w:rsidRPr="00CC4C7A">
        <w:rPr>
          <w:color w:val="230BB5"/>
          <w:sz w:val="20"/>
          <w:szCs w:val="20"/>
        </w:rPr>
        <w:t>OIL</w:t>
      </w:r>
      <w:r w:rsidRPr="00CC4C7A">
        <w:rPr>
          <w:color w:val="auto"/>
          <w:sz w:val="20"/>
          <w:szCs w:val="20"/>
        </w:rPr>
        <w:t xml:space="preserve"> coefficient estimate for the FIFA sample, the negative impact of </w:t>
      </w:r>
      <w:r w:rsidRPr="00CC4C7A">
        <w:rPr>
          <w:color w:val="230BB5"/>
          <w:sz w:val="20"/>
          <w:szCs w:val="20"/>
        </w:rPr>
        <w:t>OIL</w:t>
      </w:r>
      <w:r w:rsidRPr="00CC4C7A">
        <w:rPr>
          <w:color w:val="auto"/>
          <w:sz w:val="20"/>
          <w:szCs w:val="20"/>
        </w:rPr>
        <w:t xml:space="preserve"> rents is about seven times larger in Europe</w:t>
      </w:r>
      <w:r w:rsidR="00B52F15" w:rsidRPr="00CC4C7A">
        <w:rPr>
          <w:color w:val="auto"/>
          <w:sz w:val="20"/>
          <w:szCs w:val="20"/>
        </w:rPr>
        <w:t xml:space="preserve">. </w:t>
      </w:r>
    </w:p>
    <w:p w:rsidR="009F3C4B" w:rsidRPr="00CC4C7A" w:rsidRDefault="00D94291" w:rsidP="00A54491">
      <w:pPr>
        <w:spacing w:after="80"/>
        <w:ind w:firstLine="720"/>
        <w:jc w:val="both"/>
        <w:rPr>
          <w:color w:val="000000" w:themeColor="text1"/>
          <w:sz w:val="20"/>
          <w:szCs w:val="20"/>
        </w:rPr>
      </w:pPr>
      <w:r w:rsidRPr="00CC4C7A">
        <w:rPr>
          <w:color w:val="auto"/>
          <w:sz w:val="20"/>
          <w:szCs w:val="20"/>
        </w:rPr>
        <w:t xml:space="preserve">  The magnitude of this negative correlation is approximately of the same order as the positive impact of </w:t>
      </w:r>
      <w:r w:rsidRPr="00CC4C7A">
        <w:rPr>
          <w:color w:val="230BB5"/>
          <w:sz w:val="20"/>
          <w:szCs w:val="20"/>
        </w:rPr>
        <w:t xml:space="preserve">LEB. </w:t>
      </w:r>
      <w:r w:rsidRPr="00CC4C7A">
        <w:rPr>
          <w:color w:val="000000" w:themeColor="text1"/>
          <w:sz w:val="20"/>
          <w:szCs w:val="20"/>
        </w:rPr>
        <w:t xml:space="preserve">So for example, for the countries in the UEFA subgroup, losses in international soccer success associated with a one percent increase in </w:t>
      </w:r>
      <w:r w:rsidRPr="00CC4C7A">
        <w:rPr>
          <w:color w:val="230BB5"/>
          <w:sz w:val="20"/>
          <w:szCs w:val="20"/>
        </w:rPr>
        <w:t>OIL</w:t>
      </w:r>
      <w:r w:rsidRPr="00CC4C7A">
        <w:rPr>
          <w:color w:val="000000" w:themeColor="text1"/>
          <w:sz w:val="20"/>
          <w:szCs w:val="20"/>
        </w:rPr>
        <w:t xml:space="preserve"> rents should be more than offset by a one-year increase in life expectancy at birth, or a four percent increase in </w:t>
      </w:r>
      <w:r w:rsidRPr="00CC4C7A">
        <w:rPr>
          <w:color w:val="230BB5"/>
          <w:sz w:val="20"/>
          <w:szCs w:val="20"/>
        </w:rPr>
        <w:t>TRADE</w:t>
      </w:r>
      <w:r w:rsidR="00364006" w:rsidRPr="00CC4C7A">
        <w:rPr>
          <w:color w:val="000000" w:themeColor="text1"/>
          <w:sz w:val="20"/>
          <w:szCs w:val="20"/>
        </w:rPr>
        <w:t>. Similarly, a one-</w:t>
      </w:r>
      <w:r w:rsidRPr="00CC4C7A">
        <w:rPr>
          <w:color w:val="000000" w:themeColor="text1"/>
          <w:sz w:val="20"/>
          <w:szCs w:val="20"/>
        </w:rPr>
        <w:t xml:space="preserve">year increase in </w:t>
      </w:r>
      <w:r w:rsidRPr="00CC4C7A">
        <w:rPr>
          <w:color w:val="230BB5"/>
          <w:sz w:val="20"/>
          <w:szCs w:val="20"/>
        </w:rPr>
        <w:t xml:space="preserve">LEB </w:t>
      </w:r>
      <w:r w:rsidRPr="00CC4C7A">
        <w:rPr>
          <w:color w:val="000000" w:themeColor="text1"/>
          <w:sz w:val="20"/>
          <w:szCs w:val="20"/>
        </w:rPr>
        <w:t xml:space="preserve">translates to about the same amount of gain in predicted FIFA points as country’s advancement by two positions in </w:t>
      </w:r>
      <w:proofErr w:type="spellStart"/>
      <w:r w:rsidRPr="00CC4C7A">
        <w:rPr>
          <w:color w:val="230BB5"/>
          <w:sz w:val="20"/>
          <w:szCs w:val="20"/>
        </w:rPr>
        <w:t>CLUB</w:t>
      </w:r>
      <w:r w:rsidR="009F3C4B" w:rsidRPr="00CC4C7A">
        <w:rPr>
          <w:color w:val="000000" w:themeColor="text1"/>
          <w:sz w:val="20"/>
          <w:szCs w:val="20"/>
        </w:rPr>
        <w:t>rankings</w:t>
      </w:r>
      <w:proofErr w:type="spellEnd"/>
      <w:r w:rsidR="009F3C4B" w:rsidRPr="00CC4C7A">
        <w:rPr>
          <w:color w:val="000000" w:themeColor="text1"/>
          <w:sz w:val="20"/>
          <w:szCs w:val="20"/>
        </w:rPr>
        <w:t>.</w:t>
      </w:r>
      <w:r w:rsidR="009F3C4B" w:rsidRPr="00CC4C7A">
        <w:rPr>
          <w:rStyle w:val="FootnoteReference"/>
          <w:color w:val="000000" w:themeColor="text1"/>
          <w:sz w:val="20"/>
          <w:szCs w:val="20"/>
        </w:rPr>
        <w:footnoteReference w:id="26"/>
      </w:r>
    </w:p>
    <w:p w:rsidR="00A54491" w:rsidRPr="00CC4C7A" w:rsidRDefault="00A54491" w:rsidP="00A54491">
      <w:pPr>
        <w:spacing w:after="80"/>
        <w:ind w:firstLine="720"/>
        <w:jc w:val="both"/>
        <w:rPr>
          <w:color w:val="230BB5"/>
          <w:sz w:val="20"/>
          <w:szCs w:val="20"/>
        </w:rPr>
      </w:pPr>
    </w:p>
    <w:p w:rsidR="00D7342D" w:rsidRPr="00CC4C7A" w:rsidRDefault="00650C40" w:rsidP="00A54491">
      <w:pPr>
        <w:pStyle w:val="Heading1"/>
        <w:numPr>
          <w:ilvl w:val="0"/>
          <w:numId w:val="34"/>
        </w:numPr>
        <w:spacing w:before="0" w:after="80"/>
        <w:rPr>
          <w:color w:val="auto"/>
          <w:sz w:val="20"/>
          <w:szCs w:val="20"/>
        </w:rPr>
      </w:pPr>
      <w:r>
        <w:rPr>
          <w:color w:val="auto"/>
          <w:sz w:val="20"/>
          <w:szCs w:val="20"/>
        </w:rPr>
        <w:t>Conclusions</w:t>
      </w:r>
    </w:p>
    <w:p w:rsidR="00C11EEB" w:rsidRPr="00CC4C7A" w:rsidRDefault="00F216A7" w:rsidP="00A54491">
      <w:pPr>
        <w:spacing w:after="80"/>
        <w:ind w:firstLine="720"/>
        <w:jc w:val="both"/>
        <w:rPr>
          <w:sz w:val="20"/>
          <w:szCs w:val="20"/>
        </w:rPr>
      </w:pPr>
      <w:r w:rsidRPr="00CC4C7A">
        <w:rPr>
          <w:sz w:val="20"/>
          <w:szCs w:val="20"/>
        </w:rPr>
        <w:t xml:space="preserve">This paper finds that strong domestic club teams have significant benefits for </w:t>
      </w:r>
      <w:r w:rsidR="00C11EEB" w:rsidRPr="00CC4C7A">
        <w:rPr>
          <w:sz w:val="20"/>
          <w:szCs w:val="20"/>
        </w:rPr>
        <w:t>the national soccer team. Using a two-stage regression that incorporates the urban population of a country to isolate the impact of club success on national team success, we provide statistical evidence that a stronger domestic league positively affects national team performance. In a specific example, the results suggest that the U.S. Soccer team benefit</w:t>
      </w:r>
      <w:r w:rsidR="00C13701" w:rsidRPr="00CC4C7A">
        <w:rPr>
          <w:sz w:val="20"/>
          <w:szCs w:val="20"/>
        </w:rPr>
        <w:t>ed</w:t>
      </w:r>
      <w:r w:rsidR="00C11EEB" w:rsidRPr="00CC4C7A">
        <w:rPr>
          <w:sz w:val="20"/>
          <w:szCs w:val="20"/>
        </w:rPr>
        <w:t xml:space="preserve"> from the presence of both one of its better national team players, Landon Donovan, and one of the better English players, David Beckham, on the U.S. domestic club LA Galaxy</w:t>
      </w:r>
      <w:r w:rsidR="00B52F15" w:rsidRPr="00CC4C7A">
        <w:rPr>
          <w:sz w:val="20"/>
          <w:szCs w:val="20"/>
        </w:rPr>
        <w:t xml:space="preserve">. </w:t>
      </w:r>
      <w:r w:rsidR="00C11EEB" w:rsidRPr="00CC4C7A">
        <w:rPr>
          <w:sz w:val="20"/>
          <w:szCs w:val="20"/>
        </w:rPr>
        <w:t>The stronger the domestic club league, MLS, the better should be the U.S. national team.</w:t>
      </w:r>
    </w:p>
    <w:p w:rsidR="00C11EEB" w:rsidRPr="00CC4C7A" w:rsidRDefault="00C11EEB" w:rsidP="00A54491">
      <w:pPr>
        <w:spacing w:after="80"/>
        <w:ind w:firstLine="720"/>
        <w:jc w:val="both"/>
        <w:rPr>
          <w:sz w:val="20"/>
          <w:szCs w:val="20"/>
        </w:rPr>
      </w:pPr>
      <w:r w:rsidRPr="00CC4C7A">
        <w:rPr>
          <w:sz w:val="20"/>
          <w:szCs w:val="20"/>
        </w:rPr>
        <w:t>Other major results of this paper provide further support for certain empirical rigidities in the relevant literature</w:t>
      </w:r>
      <w:r w:rsidR="00B52F15" w:rsidRPr="00CC4C7A">
        <w:rPr>
          <w:sz w:val="20"/>
          <w:szCs w:val="20"/>
        </w:rPr>
        <w:t xml:space="preserve">. </w:t>
      </w:r>
      <w:r w:rsidRPr="00CC4C7A">
        <w:rPr>
          <w:sz w:val="20"/>
          <w:szCs w:val="20"/>
        </w:rPr>
        <w:t>With a few notable exceptions, like the United States and China, the larger, richer countries generally perform best at soccer</w:t>
      </w:r>
      <w:r w:rsidR="00B52F15" w:rsidRPr="00CC4C7A">
        <w:rPr>
          <w:sz w:val="20"/>
          <w:szCs w:val="20"/>
        </w:rPr>
        <w:t xml:space="preserve">. </w:t>
      </w:r>
      <w:r w:rsidRPr="00CC4C7A">
        <w:rPr>
          <w:sz w:val="20"/>
          <w:szCs w:val="20"/>
        </w:rPr>
        <w:t xml:space="preserve">Countries with better living conditions, as </w:t>
      </w:r>
      <w:proofErr w:type="spellStart"/>
      <w:r w:rsidRPr="00CC4C7A">
        <w:rPr>
          <w:sz w:val="20"/>
          <w:szCs w:val="20"/>
        </w:rPr>
        <w:t>proxied</w:t>
      </w:r>
      <w:proofErr w:type="spellEnd"/>
      <w:r w:rsidRPr="00CC4C7A">
        <w:rPr>
          <w:sz w:val="20"/>
          <w:szCs w:val="20"/>
        </w:rPr>
        <w:t xml:space="preserve"> by life expectancy at birth, also generally perform better on the pitch</w:t>
      </w:r>
      <w:r w:rsidR="00B52F15" w:rsidRPr="00CC4C7A">
        <w:rPr>
          <w:sz w:val="20"/>
          <w:szCs w:val="20"/>
        </w:rPr>
        <w:t xml:space="preserve">. </w:t>
      </w:r>
      <w:r w:rsidRPr="00CC4C7A">
        <w:rPr>
          <w:sz w:val="20"/>
          <w:szCs w:val="20"/>
        </w:rPr>
        <w:t>Access to internation</w:t>
      </w:r>
      <w:r w:rsidR="00364006" w:rsidRPr="00CC4C7A">
        <w:rPr>
          <w:sz w:val="20"/>
          <w:szCs w:val="20"/>
        </w:rPr>
        <w:t>al networks, as measured by the t</w:t>
      </w:r>
      <w:r w:rsidRPr="00CC4C7A">
        <w:rPr>
          <w:sz w:val="20"/>
          <w:szCs w:val="20"/>
        </w:rPr>
        <w:t>rade “openness”, h</w:t>
      </w:r>
      <w:r w:rsidR="009A1936" w:rsidRPr="00CC4C7A">
        <w:rPr>
          <w:sz w:val="20"/>
          <w:szCs w:val="20"/>
        </w:rPr>
        <w:t>as a positive impact in Europe. T</w:t>
      </w:r>
      <w:r w:rsidRPr="00CC4C7A">
        <w:rPr>
          <w:sz w:val="20"/>
          <w:szCs w:val="20"/>
        </w:rPr>
        <w:t>his is less the case for FIFA overall, mainly due to the exceptional performance of teams from South America. Higher dependence on oil rents is associated with lower soccer outcomes in Europe and North America, and convers</w:t>
      </w:r>
      <w:r w:rsidR="009A1936" w:rsidRPr="00CC4C7A">
        <w:rPr>
          <w:sz w:val="20"/>
          <w:szCs w:val="20"/>
        </w:rPr>
        <w:t xml:space="preserve">ely, with higher soccer success </w:t>
      </w:r>
      <w:r w:rsidRPr="00CC4C7A">
        <w:rPr>
          <w:sz w:val="20"/>
          <w:szCs w:val="20"/>
        </w:rPr>
        <w:t>in South America.</w:t>
      </w:r>
    </w:p>
    <w:p w:rsidR="00C11EEB" w:rsidRPr="00CC4C7A" w:rsidRDefault="00C11EEB" w:rsidP="00A54491">
      <w:pPr>
        <w:spacing w:after="80"/>
        <w:ind w:firstLine="540"/>
        <w:jc w:val="both"/>
        <w:rPr>
          <w:sz w:val="20"/>
          <w:szCs w:val="20"/>
        </w:rPr>
      </w:pPr>
      <w:del w:id="289" w:author="David Kritzberg" w:date="2014-08-20T14:59:00Z">
        <w:r w:rsidRPr="00CC4C7A" w:rsidDel="009A7E53">
          <w:rPr>
            <w:sz w:val="20"/>
            <w:szCs w:val="20"/>
          </w:rPr>
          <w:delText>While t</w:delText>
        </w:r>
      </w:del>
      <w:ins w:id="290" w:author="David Kritzberg" w:date="2014-08-20T14:59:00Z">
        <w:r w:rsidR="009A7E53">
          <w:rPr>
            <w:sz w:val="20"/>
            <w:szCs w:val="20"/>
          </w:rPr>
          <w:t>T</w:t>
        </w:r>
      </w:ins>
      <w:r w:rsidRPr="00CC4C7A">
        <w:rPr>
          <w:sz w:val="20"/>
          <w:szCs w:val="20"/>
        </w:rPr>
        <w:t>he results highlight the internal logic that the best player</w:t>
      </w:r>
      <w:ins w:id="291" w:author="David Kritzberg" w:date="2014-08-20T14:57:00Z">
        <w:r w:rsidR="009A7E53">
          <w:rPr>
            <w:sz w:val="20"/>
            <w:szCs w:val="20"/>
          </w:rPr>
          <w:t>s</w:t>
        </w:r>
      </w:ins>
      <w:r w:rsidRPr="00CC4C7A">
        <w:rPr>
          <w:sz w:val="20"/>
          <w:szCs w:val="20"/>
        </w:rPr>
        <w:t xml:space="preserve"> in the world</w:t>
      </w:r>
      <w:ins w:id="292" w:author="David Kritzberg" w:date="2014-08-20T14:57:00Z">
        <w:r w:rsidR="009A7E53">
          <w:rPr>
            <w:sz w:val="20"/>
            <w:szCs w:val="20"/>
          </w:rPr>
          <w:t xml:space="preserve"> (e.g.</w:t>
        </w:r>
      </w:ins>
      <w:r w:rsidRPr="00CC4C7A">
        <w:rPr>
          <w:sz w:val="20"/>
          <w:szCs w:val="20"/>
        </w:rPr>
        <w:t xml:space="preserve">, Lionel </w:t>
      </w:r>
      <w:proofErr w:type="spellStart"/>
      <w:r w:rsidRPr="00CC4C7A">
        <w:rPr>
          <w:sz w:val="20"/>
          <w:szCs w:val="20"/>
        </w:rPr>
        <w:t>Messi</w:t>
      </w:r>
      <w:proofErr w:type="spellEnd"/>
      <w:ins w:id="293" w:author="David Kritzberg" w:date="2014-08-20T14:57:00Z">
        <w:r w:rsidR="009A7E53">
          <w:rPr>
            <w:sz w:val="20"/>
            <w:szCs w:val="20"/>
          </w:rPr>
          <w:t xml:space="preserve">) </w:t>
        </w:r>
      </w:ins>
      <w:del w:id="294" w:author="David Kritzberg" w:date="2014-08-20T14:57:00Z">
        <w:r w:rsidRPr="00CC4C7A" w:rsidDel="009A7E53">
          <w:rPr>
            <w:sz w:val="20"/>
            <w:szCs w:val="20"/>
          </w:rPr>
          <w:delText xml:space="preserve">, </w:delText>
        </w:r>
      </w:del>
      <w:r w:rsidRPr="00CC4C7A">
        <w:rPr>
          <w:sz w:val="20"/>
          <w:szCs w:val="20"/>
        </w:rPr>
        <w:t>play</w:t>
      </w:r>
      <w:del w:id="295" w:author="David Kritzberg" w:date="2014-08-20T14:57:00Z">
        <w:r w:rsidRPr="00CC4C7A" w:rsidDel="009A7E53">
          <w:rPr>
            <w:sz w:val="20"/>
            <w:szCs w:val="20"/>
          </w:rPr>
          <w:delText>s</w:delText>
        </w:r>
      </w:del>
      <w:r w:rsidRPr="00CC4C7A">
        <w:rPr>
          <w:sz w:val="20"/>
          <w:szCs w:val="20"/>
        </w:rPr>
        <w:t xml:space="preserve"> for </w:t>
      </w:r>
      <w:r w:rsidR="00364006" w:rsidRPr="00CC4C7A">
        <w:rPr>
          <w:sz w:val="20"/>
          <w:szCs w:val="20"/>
        </w:rPr>
        <w:t>the</w:t>
      </w:r>
      <w:r w:rsidRPr="00CC4C7A">
        <w:rPr>
          <w:sz w:val="20"/>
          <w:szCs w:val="20"/>
        </w:rPr>
        <w:t xml:space="preserve"> best club</w:t>
      </w:r>
      <w:ins w:id="296" w:author="David Kritzberg" w:date="2014-08-20T14:57:00Z">
        <w:r w:rsidR="009A7E53">
          <w:rPr>
            <w:sz w:val="20"/>
            <w:szCs w:val="20"/>
          </w:rPr>
          <w:t>s</w:t>
        </w:r>
      </w:ins>
      <w:r w:rsidRPr="00CC4C7A">
        <w:rPr>
          <w:sz w:val="20"/>
          <w:szCs w:val="20"/>
        </w:rPr>
        <w:t xml:space="preserve"> </w:t>
      </w:r>
      <w:del w:id="297" w:author="David Kritzberg" w:date="2014-08-20T14:57:00Z">
        <w:r w:rsidRPr="00CC4C7A" w:rsidDel="009A7E53">
          <w:rPr>
            <w:sz w:val="20"/>
            <w:szCs w:val="20"/>
          </w:rPr>
          <w:delText>in the world, F</w:delText>
        </w:r>
      </w:del>
      <w:ins w:id="298" w:author="David Kritzberg" w:date="2014-08-20T14:57:00Z">
        <w:r w:rsidR="009A7E53">
          <w:rPr>
            <w:sz w:val="20"/>
            <w:szCs w:val="20"/>
          </w:rPr>
          <w:t>(e.g., F</w:t>
        </w:r>
      </w:ins>
      <w:r w:rsidRPr="00CC4C7A">
        <w:rPr>
          <w:sz w:val="20"/>
          <w:szCs w:val="20"/>
        </w:rPr>
        <w:t>C Barcelona</w:t>
      </w:r>
      <w:ins w:id="299" w:author="David Kritzberg" w:date="2014-08-20T14:57:00Z">
        <w:r w:rsidR="009A7E53">
          <w:rPr>
            <w:sz w:val="20"/>
            <w:szCs w:val="20"/>
          </w:rPr>
          <w:t>)</w:t>
        </w:r>
      </w:ins>
      <w:r w:rsidRPr="00CC4C7A">
        <w:rPr>
          <w:sz w:val="20"/>
          <w:szCs w:val="20"/>
        </w:rPr>
        <w:t>, which feed</w:t>
      </w:r>
      <w:del w:id="300" w:author="David Kritzberg" w:date="2014-08-20T14:58:00Z">
        <w:r w:rsidRPr="00CC4C7A" w:rsidDel="009A7E53">
          <w:rPr>
            <w:sz w:val="20"/>
            <w:szCs w:val="20"/>
          </w:rPr>
          <w:delText>s</w:delText>
        </w:r>
      </w:del>
      <w:r w:rsidRPr="00CC4C7A">
        <w:rPr>
          <w:sz w:val="20"/>
          <w:szCs w:val="20"/>
        </w:rPr>
        <w:t xml:space="preserve"> </w:t>
      </w:r>
      <w:ins w:id="301" w:author="David Kritzberg" w:date="2014-08-20T14:58:00Z">
        <w:r w:rsidR="009A7E53">
          <w:rPr>
            <w:sz w:val="20"/>
            <w:szCs w:val="20"/>
          </w:rPr>
          <w:t xml:space="preserve">the best </w:t>
        </w:r>
      </w:ins>
      <w:del w:id="302" w:author="David Kritzberg" w:date="2014-08-20T14:58:00Z">
        <w:r w:rsidRPr="00CC4C7A" w:rsidDel="009A7E53">
          <w:rPr>
            <w:sz w:val="20"/>
            <w:szCs w:val="20"/>
          </w:rPr>
          <w:delText xml:space="preserve">a </w:delText>
        </w:r>
      </w:del>
      <w:r w:rsidRPr="00CC4C7A">
        <w:rPr>
          <w:sz w:val="20"/>
          <w:szCs w:val="20"/>
        </w:rPr>
        <w:t>national team</w:t>
      </w:r>
      <w:ins w:id="303" w:author="David Kritzberg" w:date="2014-08-20T14:58:00Z">
        <w:r w:rsidR="009A7E53">
          <w:rPr>
            <w:sz w:val="20"/>
            <w:szCs w:val="20"/>
          </w:rPr>
          <w:t>s</w:t>
        </w:r>
      </w:ins>
      <w:del w:id="304" w:author="David Kritzberg" w:date="2014-08-20T14:58:00Z">
        <w:r w:rsidRPr="00CC4C7A" w:rsidDel="009A7E53">
          <w:rPr>
            <w:sz w:val="20"/>
            <w:szCs w:val="20"/>
          </w:rPr>
          <w:delText>,</w:delText>
        </w:r>
      </w:del>
      <w:r w:rsidRPr="00CC4C7A">
        <w:rPr>
          <w:sz w:val="20"/>
          <w:szCs w:val="20"/>
        </w:rPr>
        <w:t xml:space="preserve"> </w:t>
      </w:r>
      <w:ins w:id="305" w:author="David Kritzberg" w:date="2014-08-20T14:58:00Z">
        <w:r w:rsidR="009A7E53">
          <w:rPr>
            <w:sz w:val="20"/>
            <w:szCs w:val="20"/>
          </w:rPr>
          <w:t xml:space="preserve">(e.g., </w:t>
        </w:r>
      </w:ins>
      <w:r w:rsidRPr="00CC4C7A">
        <w:rPr>
          <w:sz w:val="20"/>
          <w:szCs w:val="20"/>
        </w:rPr>
        <w:t>Spain</w:t>
      </w:r>
      <w:ins w:id="306" w:author="David Kritzberg" w:date="2014-08-20T14:58:00Z">
        <w:r w:rsidR="009A7E53">
          <w:rPr>
            <w:sz w:val="20"/>
            <w:szCs w:val="20"/>
          </w:rPr>
          <w:t>)</w:t>
        </w:r>
      </w:ins>
      <w:r w:rsidRPr="00CC4C7A">
        <w:rPr>
          <w:sz w:val="20"/>
          <w:szCs w:val="20"/>
        </w:rPr>
        <w:t xml:space="preserve">, </w:t>
      </w:r>
      <w:del w:id="307" w:author="David Kritzberg" w:date="2014-08-20T14:58:00Z">
        <w:r w:rsidRPr="00CC4C7A" w:rsidDel="009A7E53">
          <w:rPr>
            <w:sz w:val="20"/>
            <w:szCs w:val="20"/>
          </w:rPr>
          <w:delText xml:space="preserve">that </w:delText>
        </w:r>
        <w:r w:rsidR="00C13701" w:rsidRPr="00CC4C7A" w:rsidDel="009A7E53">
          <w:rPr>
            <w:sz w:val="20"/>
            <w:szCs w:val="20"/>
          </w:rPr>
          <w:delText>enjoyed</w:delText>
        </w:r>
        <w:r w:rsidRPr="00CC4C7A" w:rsidDel="009A7E53">
          <w:rPr>
            <w:sz w:val="20"/>
            <w:szCs w:val="20"/>
          </w:rPr>
          <w:delText xml:space="preserve"> unprecedented</w:delText>
        </w:r>
      </w:del>
      <w:ins w:id="308" w:author="David Kritzberg" w:date="2014-08-20T14:58:00Z">
        <w:r w:rsidR="009A7E53">
          <w:rPr>
            <w:sz w:val="20"/>
            <w:szCs w:val="20"/>
          </w:rPr>
          <w:t>leading to their conspicuous</w:t>
        </w:r>
      </w:ins>
      <w:r w:rsidRPr="00CC4C7A">
        <w:rPr>
          <w:sz w:val="20"/>
          <w:szCs w:val="20"/>
        </w:rPr>
        <w:t xml:space="preserve"> international success</w:t>
      </w:r>
      <w:r w:rsidR="00C13701" w:rsidRPr="00CC4C7A">
        <w:rPr>
          <w:sz w:val="20"/>
          <w:szCs w:val="20"/>
        </w:rPr>
        <w:t xml:space="preserve"> </w:t>
      </w:r>
      <w:ins w:id="309" w:author="David Kritzberg" w:date="2014-08-20T14:59:00Z">
        <w:r w:rsidR="009A7E53">
          <w:rPr>
            <w:sz w:val="20"/>
            <w:szCs w:val="20"/>
          </w:rPr>
          <w:t>over</w:t>
        </w:r>
      </w:ins>
      <w:del w:id="310" w:author="David Kritzberg" w:date="2014-08-20T14:59:00Z">
        <w:r w:rsidR="00C13701" w:rsidRPr="00CC4C7A" w:rsidDel="009A7E53">
          <w:rPr>
            <w:sz w:val="20"/>
            <w:szCs w:val="20"/>
          </w:rPr>
          <w:delText>in</w:delText>
        </w:r>
      </w:del>
      <w:r w:rsidR="00C13701" w:rsidRPr="00CC4C7A">
        <w:rPr>
          <w:sz w:val="20"/>
          <w:szCs w:val="20"/>
        </w:rPr>
        <w:t xml:space="preserve"> the past decade</w:t>
      </w:r>
      <w:del w:id="311" w:author="David Kritzberg" w:date="2014-08-20T14:59:00Z">
        <w:r w:rsidRPr="00CC4C7A" w:rsidDel="009A7E53">
          <w:rPr>
            <w:sz w:val="20"/>
            <w:szCs w:val="20"/>
          </w:rPr>
          <w:delText>,</w:delText>
        </w:r>
      </w:del>
      <w:ins w:id="312" w:author="David Kritzberg" w:date="2014-08-20T14:59:00Z">
        <w:r w:rsidR="009A7E53">
          <w:rPr>
            <w:sz w:val="20"/>
            <w:szCs w:val="20"/>
          </w:rPr>
          <w:t>.</w:t>
        </w:r>
      </w:ins>
      <w:r w:rsidRPr="00CC4C7A">
        <w:rPr>
          <w:sz w:val="20"/>
          <w:szCs w:val="20"/>
        </w:rPr>
        <w:t xml:space="preserve"> </w:t>
      </w:r>
      <w:ins w:id="313" w:author="David Kritzberg" w:date="2014-08-20T14:59:00Z">
        <w:r w:rsidR="009A7E53">
          <w:rPr>
            <w:sz w:val="20"/>
            <w:szCs w:val="20"/>
          </w:rPr>
          <w:t xml:space="preserve">These same </w:t>
        </w:r>
      </w:ins>
      <w:ins w:id="314" w:author="David Kritzberg" w:date="2014-08-20T15:02:00Z">
        <w:r w:rsidR="009A7E53">
          <w:rPr>
            <w:sz w:val="20"/>
            <w:szCs w:val="20"/>
          </w:rPr>
          <w:t>findings also su</w:t>
        </w:r>
      </w:ins>
      <w:ins w:id="315" w:author="David Kritzberg" w:date="2014-08-20T15:03:00Z">
        <w:r w:rsidR="009A7E53">
          <w:rPr>
            <w:sz w:val="20"/>
            <w:szCs w:val="20"/>
          </w:rPr>
          <w:t xml:space="preserve">pport </w:t>
        </w:r>
        <w:proofErr w:type="spellStart"/>
        <w:r w:rsidR="009A7E53">
          <w:rPr>
            <w:sz w:val="20"/>
            <w:szCs w:val="20"/>
          </w:rPr>
          <w:t>Foer</w:t>
        </w:r>
        <w:r w:rsidR="009A7E53">
          <w:rPr>
            <w:sz w:val="20"/>
            <w:szCs w:val="20"/>
          </w:rPr>
          <w:t>’</w:t>
        </w:r>
        <w:r w:rsidR="009A7E53">
          <w:rPr>
            <w:sz w:val="20"/>
            <w:szCs w:val="20"/>
          </w:rPr>
          <w:t>s</w:t>
        </w:r>
        <w:proofErr w:type="spellEnd"/>
        <w:r w:rsidR="009A7E53">
          <w:rPr>
            <w:sz w:val="20"/>
            <w:szCs w:val="20"/>
          </w:rPr>
          <w:t xml:space="preserve"> (2004) </w:t>
        </w:r>
        <w:r w:rsidR="009A7E53">
          <w:rPr>
            <w:sz w:val="20"/>
            <w:szCs w:val="20"/>
          </w:rPr>
          <w:t>description</w:t>
        </w:r>
        <w:r w:rsidR="009A7E53">
          <w:rPr>
            <w:sz w:val="20"/>
            <w:szCs w:val="20"/>
          </w:rPr>
          <w:t xml:space="preserve"> of Brazilian clubs as </w:t>
        </w:r>
      </w:ins>
      <w:del w:id="316" w:author="David Kritzberg" w:date="2014-08-20T14:59:00Z">
        <w:r w:rsidRPr="00CC4C7A" w:rsidDel="009A7E53">
          <w:rPr>
            <w:sz w:val="20"/>
            <w:szCs w:val="20"/>
          </w:rPr>
          <w:delText>they also underscore the implications that none of the abov</w:delText>
        </w:r>
      </w:del>
      <w:ins w:id="317" w:author="David Kritzberg" w:date="2014-08-20T15:04:00Z">
        <w:r w:rsidR="009A7E53">
          <w:rPr>
            <w:sz w:val="20"/>
            <w:szCs w:val="20"/>
          </w:rPr>
          <w:t>corrupt and downtrodden</w:t>
        </w:r>
      </w:ins>
      <w:ins w:id="318" w:author="David Kritzberg" w:date="2014-08-20T15:01:00Z">
        <w:r w:rsidR="009A7E53">
          <w:rPr>
            <w:sz w:val="20"/>
            <w:szCs w:val="20"/>
          </w:rPr>
          <w:t>,</w:t>
        </w:r>
      </w:ins>
      <w:del w:id="319" w:author="David Kritzberg" w:date="2014-08-20T15:00:00Z">
        <w:r w:rsidRPr="00CC4C7A" w:rsidDel="009A7E53">
          <w:rPr>
            <w:sz w:val="20"/>
            <w:szCs w:val="20"/>
          </w:rPr>
          <w:delText>e are found in Brazil</w:delText>
        </w:r>
      </w:del>
      <w:ins w:id="320" w:author="David Kritzberg" w:date="2014-08-20T15:01:00Z">
        <w:r w:rsidR="009A7E53">
          <w:rPr>
            <w:sz w:val="20"/>
            <w:szCs w:val="20"/>
          </w:rPr>
          <w:t xml:space="preserve"> </w:t>
        </w:r>
      </w:ins>
      <w:ins w:id="321" w:author="David Kritzberg" w:date="2014-08-20T15:02:00Z">
        <w:r w:rsidR="009A7E53">
          <w:rPr>
            <w:sz w:val="20"/>
            <w:szCs w:val="20"/>
          </w:rPr>
          <w:t>lead</w:t>
        </w:r>
      </w:ins>
      <w:ins w:id="322" w:author="David Kritzberg" w:date="2014-08-20T15:04:00Z">
        <w:r w:rsidR="009A7E53">
          <w:rPr>
            <w:sz w:val="20"/>
            <w:szCs w:val="20"/>
          </w:rPr>
          <w:t>ing</w:t>
        </w:r>
      </w:ins>
      <w:ins w:id="323" w:author="David Kritzberg" w:date="2014-08-20T15:01:00Z">
        <w:r w:rsidR="009A7E53">
          <w:rPr>
            <w:sz w:val="20"/>
            <w:szCs w:val="20"/>
          </w:rPr>
          <w:t xml:space="preserve"> </w:t>
        </w:r>
      </w:ins>
      <w:ins w:id="324" w:author="David Kritzberg" w:date="2014-08-20T15:02:00Z">
        <w:r w:rsidR="009A7E53">
          <w:rPr>
            <w:sz w:val="20"/>
            <w:szCs w:val="20"/>
          </w:rPr>
          <w:t xml:space="preserve">the </w:t>
        </w:r>
        <w:proofErr w:type="spellStart"/>
        <w:r w:rsidR="009A7E53" w:rsidRPr="00CC4C7A">
          <w:rPr>
            <w:i/>
            <w:iCs/>
            <w:sz w:val="20"/>
            <w:szCs w:val="20"/>
          </w:rPr>
          <w:t>Canarinho</w:t>
        </w:r>
        <w:proofErr w:type="spellEnd"/>
        <w:r w:rsidR="009A7E53">
          <w:rPr>
            <w:sz w:val="20"/>
            <w:szCs w:val="20"/>
          </w:rPr>
          <w:t xml:space="preserve"> to </w:t>
        </w:r>
      </w:ins>
      <w:ins w:id="325" w:author="David Kritzberg" w:date="2014-08-20T15:01:00Z">
        <w:r w:rsidR="009A7E53">
          <w:rPr>
            <w:sz w:val="20"/>
            <w:szCs w:val="20"/>
          </w:rPr>
          <w:t>disappointing performance as hosts</w:t>
        </w:r>
      </w:ins>
      <w:del w:id="326" w:author="David Kritzberg" w:date="2014-08-20T15:01:00Z">
        <w:r w:rsidR="00B52F15" w:rsidRPr="00CC4C7A" w:rsidDel="009A7E53">
          <w:rPr>
            <w:sz w:val="20"/>
            <w:szCs w:val="20"/>
          </w:rPr>
          <w:delText>.</w:delText>
        </w:r>
      </w:del>
      <w:r w:rsidR="00B52F15" w:rsidRPr="00CC4C7A">
        <w:rPr>
          <w:sz w:val="20"/>
          <w:szCs w:val="20"/>
        </w:rPr>
        <w:t xml:space="preserve"> </w:t>
      </w:r>
      <w:del w:id="327" w:author="David Kritzberg" w:date="2014-08-20T15:03:00Z">
        <w:r w:rsidRPr="00CC4C7A" w:rsidDel="009A7E53">
          <w:rPr>
            <w:sz w:val="20"/>
            <w:szCs w:val="20"/>
          </w:rPr>
          <w:delText xml:space="preserve">As the tournament hosts, </w:delText>
        </w:r>
        <w:r w:rsidR="006752E7" w:rsidRPr="00CC4C7A" w:rsidDel="009A7E53">
          <w:rPr>
            <w:sz w:val="20"/>
            <w:szCs w:val="20"/>
          </w:rPr>
          <w:delText xml:space="preserve">the </w:delText>
        </w:r>
      </w:del>
      <w:del w:id="328" w:author="David Kritzberg" w:date="2014-08-20T15:02:00Z">
        <w:r w:rsidRPr="00CC4C7A" w:rsidDel="009A7E53">
          <w:rPr>
            <w:i/>
            <w:iCs/>
            <w:sz w:val="20"/>
            <w:szCs w:val="20"/>
          </w:rPr>
          <w:delText>Canarin</w:delText>
        </w:r>
        <w:r w:rsidR="0069204E" w:rsidRPr="00CC4C7A" w:rsidDel="009A7E53">
          <w:rPr>
            <w:i/>
            <w:iCs/>
            <w:sz w:val="20"/>
            <w:szCs w:val="20"/>
          </w:rPr>
          <w:delText>h</w:delText>
        </w:r>
        <w:r w:rsidRPr="00CC4C7A" w:rsidDel="009A7E53">
          <w:rPr>
            <w:i/>
            <w:iCs/>
            <w:sz w:val="20"/>
            <w:szCs w:val="20"/>
          </w:rPr>
          <w:delText>o</w:delText>
        </w:r>
        <w:r w:rsidRPr="00CC4C7A" w:rsidDel="009A7E53">
          <w:rPr>
            <w:sz w:val="20"/>
            <w:szCs w:val="20"/>
          </w:rPr>
          <w:delText xml:space="preserve"> </w:delText>
        </w:r>
      </w:del>
      <w:del w:id="329" w:author="David Kritzberg" w:date="2014-08-20T15:03:00Z">
        <w:r w:rsidRPr="00CC4C7A" w:rsidDel="009A7E53">
          <w:rPr>
            <w:sz w:val="20"/>
            <w:szCs w:val="20"/>
          </w:rPr>
          <w:delText>enter</w:delText>
        </w:r>
        <w:r w:rsidR="00C13701" w:rsidRPr="00CC4C7A" w:rsidDel="009A7E53">
          <w:rPr>
            <w:sz w:val="20"/>
            <w:szCs w:val="20"/>
          </w:rPr>
          <w:delText>ed</w:delText>
        </w:r>
      </w:del>
      <w:ins w:id="330" w:author="David Kritzberg" w:date="2014-08-20T15:03:00Z">
        <w:r w:rsidR="009A7E53">
          <w:rPr>
            <w:sz w:val="20"/>
            <w:szCs w:val="20"/>
          </w:rPr>
          <w:t>of</w:t>
        </w:r>
      </w:ins>
      <w:r w:rsidRPr="00CC4C7A">
        <w:rPr>
          <w:sz w:val="20"/>
          <w:szCs w:val="20"/>
        </w:rPr>
        <w:t xml:space="preserve"> the 2014 World</w:t>
      </w:r>
      <w:r w:rsidR="006752E7" w:rsidRPr="00CC4C7A">
        <w:rPr>
          <w:sz w:val="20"/>
          <w:szCs w:val="20"/>
        </w:rPr>
        <w:t xml:space="preserve"> Cup</w:t>
      </w:r>
      <w:del w:id="331" w:author="David Kritzberg" w:date="2014-08-20T15:04:00Z">
        <w:r w:rsidR="006752E7" w:rsidRPr="00CC4C7A" w:rsidDel="009A7E53">
          <w:rPr>
            <w:sz w:val="20"/>
            <w:szCs w:val="20"/>
          </w:rPr>
          <w:delText xml:space="preserve"> as the betting favorites</w:delText>
        </w:r>
        <w:r w:rsidR="00C13701" w:rsidRPr="00CC4C7A" w:rsidDel="009A7E53">
          <w:rPr>
            <w:sz w:val="20"/>
            <w:szCs w:val="20"/>
          </w:rPr>
          <w:delText>, and</w:delText>
        </w:r>
        <w:r w:rsidRPr="00CC4C7A" w:rsidDel="009A7E53">
          <w:rPr>
            <w:sz w:val="20"/>
            <w:szCs w:val="20"/>
          </w:rPr>
          <w:delText xml:space="preserve"> our econometrics suggest</w:delText>
        </w:r>
        <w:r w:rsidR="00364006" w:rsidRPr="00CC4C7A" w:rsidDel="009A7E53">
          <w:rPr>
            <w:sz w:val="20"/>
            <w:szCs w:val="20"/>
          </w:rPr>
          <w:delText>s</w:delText>
        </w:r>
      </w:del>
      <w:ins w:id="332" w:author="Narek" w:date="2014-08-20T00:52:00Z">
        <w:del w:id="333" w:author="David Kritzberg" w:date="2014-08-20T15:04:00Z">
          <w:r w:rsidR="00817DF3" w:rsidRPr="00CC4C7A" w:rsidDel="009A7E53">
            <w:rPr>
              <w:sz w:val="20"/>
              <w:szCs w:val="20"/>
            </w:rPr>
            <w:delText xml:space="preserve"> </w:delText>
          </w:r>
        </w:del>
      </w:ins>
      <w:del w:id="334" w:author="David Kritzberg" w:date="2014-08-20T15:04:00Z">
        <w:r w:rsidR="00C13701" w:rsidRPr="00CC4C7A" w:rsidDel="009A7E53">
          <w:rPr>
            <w:sz w:val="20"/>
            <w:szCs w:val="20"/>
          </w:rPr>
          <w:delText>an easy culprit for their semifinal loss:</w:delText>
        </w:r>
        <w:r w:rsidRPr="00CC4C7A" w:rsidDel="009A7E53">
          <w:rPr>
            <w:sz w:val="20"/>
            <w:szCs w:val="20"/>
          </w:rPr>
          <w:delText xml:space="preserve"> what Franklin Foer (2004) described as a corrupt, downtrodden domestic league</w:delText>
        </w:r>
        <w:r w:rsidR="00B52F15" w:rsidRPr="00CC4C7A" w:rsidDel="009A7E53">
          <w:rPr>
            <w:sz w:val="20"/>
            <w:szCs w:val="20"/>
          </w:rPr>
          <w:delText>.</w:delText>
        </w:r>
      </w:del>
      <w:ins w:id="335" w:author="David Kritzberg" w:date="2014-08-20T15:04:00Z">
        <w:r w:rsidR="009A7E53">
          <w:rPr>
            <w:sz w:val="20"/>
            <w:szCs w:val="20"/>
          </w:rPr>
          <w:t>.</w:t>
        </w:r>
      </w:ins>
      <w:r w:rsidR="00B52F15" w:rsidRPr="00CC4C7A">
        <w:rPr>
          <w:sz w:val="20"/>
          <w:szCs w:val="20"/>
        </w:rPr>
        <w:t xml:space="preserve"> </w:t>
      </w:r>
    </w:p>
    <w:p w:rsidR="00A77B3E" w:rsidRPr="00CC4C7A" w:rsidRDefault="006A727A" w:rsidP="008422B7">
      <w:pPr>
        <w:pageBreakBefore/>
        <w:spacing w:line="480" w:lineRule="auto"/>
        <w:ind w:firstLine="540"/>
        <w:jc w:val="center"/>
        <w:rPr>
          <w:b/>
          <w:sz w:val="20"/>
          <w:szCs w:val="20"/>
          <w:rPrChange w:id="336" w:author="Narek" w:date="2014-08-20T01:00:00Z">
            <w:rPr>
              <w:b/>
              <w:szCs w:val="22"/>
            </w:rPr>
          </w:rPrChange>
        </w:rPr>
      </w:pPr>
      <w:r w:rsidRPr="006A727A">
        <w:rPr>
          <w:b/>
          <w:bCs/>
          <w:sz w:val="20"/>
          <w:szCs w:val="20"/>
          <w:rPrChange w:id="337" w:author="Narek" w:date="2014-08-20T01:00:00Z">
            <w:rPr>
              <w:b/>
              <w:bCs/>
              <w:szCs w:val="22"/>
            </w:rPr>
          </w:rPrChange>
        </w:rPr>
        <w:lastRenderedPageBreak/>
        <w:t>R</w:t>
      </w:r>
      <w:del w:id="338" w:author="Narek Sahakyan" w:date="2014-08-20T10:05:00Z">
        <w:r w:rsidRPr="006A727A">
          <w:rPr>
            <w:b/>
            <w:bCs/>
            <w:sz w:val="20"/>
            <w:szCs w:val="20"/>
            <w:rPrChange w:id="339" w:author="Narek" w:date="2014-08-20T01:00:00Z">
              <w:rPr>
                <w:b/>
                <w:bCs/>
                <w:szCs w:val="22"/>
              </w:rPr>
            </w:rPrChange>
          </w:rPr>
          <w:delText>EFERENCES</w:delText>
        </w:r>
      </w:del>
      <w:ins w:id="340" w:author="Narek Sahakyan" w:date="2014-08-20T10:05:00Z">
        <w:r w:rsidR="003826D1">
          <w:rPr>
            <w:b/>
            <w:bCs/>
            <w:sz w:val="20"/>
            <w:szCs w:val="20"/>
          </w:rPr>
          <w:t>eferences</w:t>
        </w:r>
      </w:ins>
    </w:p>
    <w:p w:rsidR="00A77B3E" w:rsidRPr="00936F38" w:rsidRDefault="0009263C" w:rsidP="003B2C64">
      <w:pPr>
        <w:spacing w:after="120" w:line="360" w:lineRule="auto"/>
        <w:rPr>
          <w:sz w:val="18"/>
          <w:szCs w:val="20"/>
        </w:rPr>
      </w:pPr>
      <w:proofErr w:type="spellStart"/>
      <w:r w:rsidRPr="003826D1">
        <w:rPr>
          <w:sz w:val="18"/>
          <w:szCs w:val="20"/>
        </w:rPr>
        <w:t>Baur</w:t>
      </w:r>
      <w:proofErr w:type="spellEnd"/>
      <w:r w:rsidRPr="003826D1">
        <w:rPr>
          <w:sz w:val="18"/>
          <w:szCs w:val="20"/>
        </w:rPr>
        <w:t>, D</w:t>
      </w:r>
      <w:r w:rsidR="003B2C64" w:rsidRPr="003826D1">
        <w:rPr>
          <w:sz w:val="18"/>
          <w:szCs w:val="20"/>
        </w:rPr>
        <w:t>.</w:t>
      </w:r>
      <w:r w:rsidRPr="003826D1">
        <w:rPr>
          <w:sz w:val="18"/>
          <w:szCs w:val="20"/>
        </w:rPr>
        <w:t xml:space="preserve"> and Lehmann</w:t>
      </w:r>
      <w:r w:rsidR="003B2C64" w:rsidRPr="003826D1">
        <w:rPr>
          <w:sz w:val="18"/>
          <w:szCs w:val="20"/>
        </w:rPr>
        <w:t xml:space="preserve"> S</w:t>
      </w:r>
      <w:r w:rsidRPr="003826D1">
        <w:rPr>
          <w:sz w:val="18"/>
          <w:szCs w:val="20"/>
        </w:rPr>
        <w:t xml:space="preserve">. </w:t>
      </w:r>
      <w:r w:rsidR="003B2C64" w:rsidRPr="00936F38">
        <w:rPr>
          <w:i/>
          <w:sz w:val="18"/>
          <w:szCs w:val="20"/>
        </w:rPr>
        <w:t>“</w:t>
      </w:r>
      <w:r w:rsidRPr="00936F38">
        <w:rPr>
          <w:i/>
          <w:sz w:val="18"/>
          <w:szCs w:val="20"/>
        </w:rPr>
        <w:t>Does the Mobility of Football Players Influence the Success of the National Team?</w:t>
      </w:r>
      <w:r w:rsidR="003B2C64" w:rsidRPr="00936F38">
        <w:rPr>
          <w:i/>
          <w:sz w:val="18"/>
          <w:szCs w:val="20"/>
        </w:rPr>
        <w:t>”</w:t>
      </w:r>
      <w:r w:rsidRPr="003826D1">
        <w:rPr>
          <w:i/>
          <w:sz w:val="18"/>
          <w:szCs w:val="20"/>
        </w:rPr>
        <w:t xml:space="preserve"> </w:t>
      </w:r>
      <w:r w:rsidRPr="00936F38">
        <w:rPr>
          <w:sz w:val="18"/>
          <w:szCs w:val="20"/>
        </w:rPr>
        <w:t>Institute for International Integration Studies</w:t>
      </w:r>
      <w:proofErr w:type="gramStart"/>
      <w:r w:rsidR="006A727A" w:rsidRPr="006A727A">
        <w:rPr>
          <w:sz w:val="18"/>
          <w:szCs w:val="20"/>
          <w:rPrChange w:id="341" w:author="Narek Sahakyan" w:date="2014-08-20T10:05:00Z">
            <w:rPr>
              <w:i/>
              <w:sz w:val="18"/>
              <w:szCs w:val="22"/>
            </w:rPr>
          </w:rPrChange>
        </w:rPr>
        <w:t>,</w:t>
      </w:r>
      <w:r w:rsidR="003B2C64" w:rsidRPr="00936F38">
        <w:rPr>
          <w:sz w:val="18"/>
          <w:szCs w:val="20"/>
        </w:rPr>
        <w:t>2007</w:t>
      </w:r>
      <w:proofErr w:type="gramEnd"/>
      <w:r w:rsidR="003B2C64" w:rsidRPr="00936F38">
        <w:rPr>
          <w:sz w:val="18"/>
          <w:szCs w:val="20"/>
        </w:rPr>
        <w:t xml:space="preserve">, </w:t>
      </w:r>
      <w:r w:rsidRPr="00936F38">
        <w:rPr>
          <w:sz w:val="18"/>
          <w:szCs w:val="20"/>
        </w:rPr>
        <w:t>IIIS Discussion Paper No. 217.</w:t>
      </w:r>
    </w:p>
    <w:p w:rsidR="00A77B3E" w:rsidRPr="00936F38" w:rsidRDefault="0009263C" w:rsidP="003B2C64">
      <w:pPr>
        <w:spacing w:after="120" w:line="360" w:lineRule="auto"/>
        <w:rPr>
          <w:sz w:val="18"/>
          <w:szCs w:val="20"/>
        </w:rPr>
      </w:pPr>
      <w:r w:rsidRPr="00936F38">
        <w:rPr>
          <w:sz w:val="18"/>
          <w:szCs w:val="20"/>
        </w:rPr>
        <w:t xml:space="preserve">De </w:t>
      </w:r>
      <w:proofErr w:type="spellStart"/>
      <w:r w:rsidRPr="00936F38">
        <w:rPr>
          <w:sz w:val="18"/>
          <w:szCs w:val="20"/>
        </w:rPr>
        <w:t>Bosscher</w:t>
      </w:r>
      <w:proofErr w:type="spellEnd"/>
      <w:r w:rsidRPr="00936F38">
        <w:rPr>
          <w:sz w:val="18"/>
          <w:szCs w:val="20"/>
        </w:rPr>
        <w:t xml:space="preserve">, </w:t>
      </w:r>
      <w:proofErr w:type="spellStart"/>
      <w:r w:rsidRPr="00936F38">
        <w:rPr>
          <w:sz w:val="18"/>
          <w:szCs w:val="20"/>
        </w:rPr>
        <w:t>Veerle</w:t>
      </w:r>
      <w:proofErr w:type="spellEnd"/>
      <w:r w:rsidRPr="00936F38">
        <w:rPr>
          <w:sz w:val="18"/>
          <w:szCs w:val="20"/>
        </w:rPr>
        <w:t xml:space="preserve">, De </w:t>
      </w:r>
      <w:proofErr w:type="spellStart"/>
      <w:r w:rsidRPr="00936F38">
        <w:rPr>
          <w:sz w:val="18"/>
          <w:szCs w:val="20"/>
        </w:rPr>
        <w:t>Knop</w:t>
      </w:r>
      <w:proofErr w:type="spellEnd"/>
      <w:r w:rsidRPr="00936F38">
        <w:rPr>
          <w:sz w:val="18"/>
          <w:szCs w:val="20"/>
        </w:rPr>
        <w:t xml:space="preserve">, van </w:t>
      </w:r>
      <w:proofErr w:type="spellStart"/>
      <w:r w:rsidRPr="00936F38">
        <w:rPr>
          <w:sz w:val="18"/>
          <w:szCs w:val="20"/>
        </w:rPr>
        <w:t>Bottenburg</w:t>
      </w:r>
      <w:proofErr w:type="spellEnd"/>
      <w:r w:rsidRPr="00936F38">
        <w:rPr>
          <w:sz w:val="18"/>
          <w:szCs w:val="20"/>
        </w:rPr>
        <w:t xml:space="preserve">, and </w:t>
      </w:r>
      <w:proofErr w:type="spellStart"/>
      <w:r w:rsidRPr="00936F38">
        <w:rPr>
          <w:sz w:val="18"/>
          <w:szCs w:val="20"/>
        </w:rPr>
        <w:t>Shibli</w:t>
      </w:r>
      <w:proofErr w:type="spellEnd"/>
      <w:r w:rsidR="003B2C64" w:rsidRPr="00936F38">
        <w:rPr>
          <w:sz w:val="18"/>
          <w:szCs w:val="20"/>
        </w:rPr>
        <w:t>, S</w:t>
      </w:r>
      <w:r w:rsidRPr="00936F38">
        <w:rPr>
          <w:sz w:val="18"/>
          <w:szCs w:val="20"/>
        </w:rPr>
        <w:t xml:space="preserve">. </w:t>
      </w:r>
      <w:r w:rsidR="006A727A" w:rsidRPr="006A727A">
        <w:rPr>
          <w:i/>
          <w:sz w:val="18"/>
          <w:szCs w:val="20"/>
          <w:rPrChange w:id="342" w:author="Narek Sahakyan" w:date="2014-08-20T10:05:00Z">
            <w:rPr>
              <w:sz w:val="18"/>
              <w:szCs w:val="22"/>
            </w:rPr>
          </w:rPrChange>
        </w:rPr>
        <w:t xml:space="preserve">“A Conceptual Framework for </w:t>
      </w:r>
      <w:proofErr w:type="spellStart"/>
      <w:r w:rsidR="006A727A" w:rsidRPr="006A727A">
        <w:rPr>
          <w:i/>
          <w:sz w:val="18"/>
          <w:szCs w:val="20"/>
          <w:rPrChange w:id="343" w:author="Narek Sahakyan" w:date="2014-08-20T10:05:00Z">
            <w:rPr>
              <w:sz w:val="18"/>
              <w:szCs w:val="22"/>
            </w:rPr>
          </w:rPrChange>
        </w:rPr>
        <w:t>Analysing</w:t>
      </w:r>
      <w:proofErr w:type="spellEnd"/>
      <w:r w:rsidR="006A727A" w:rsidRPr="006A727A">
        <w:rPr>
          <w:i/>
          <w:sz w:val="18"/>
          <w:szCs w:val="20"/>
          <w:rPrChange w:id="344" w:author="Narek Sahakyan" w:date="2014-08-20T10:05:00Z">
            <w:rPr>
              <w:sz w:val="18"/>
              <w:szCs w:val="22"/>
            </w:rPr>
          </w:rPrChange>
        </w:rPr>
        <w:t xml:space="preserve"> Sports Policy Factors Leading to International Sporting Success.”</w:t>
      </w:r>
      <w:r w:rsidR="003B2C64" w:rsidRPr="00936F38">
        <w:rPr>
          <w:sz w:val="18"/>
          <w:szCs w:val="20"/>
        </w:rPr>
        <w:t xml:space="preserve"> </w:t>
      </w:r>
      <w:r w:rsidR="006A727A" w:rsidRPr="006A727A">
        <w:rPr>
          <w:sz w:val="18"/>
          <w:szCs w:val="20"/>
          <w:rPrChange w:id="345" w:author="Narek Sahakyan" w:date="2014-08-20T10:05:00Z">
            <w:rPr>
              <w:i/>
              <w:sz w:val="18"/>
              <w:szCs w:val="22"/>
            </w:rPr>
          </w:rPrChange>
        </w:rPr>
        <w:t>European Sport Management Quarterly</w:t>
      </w:r>
      <w:proofErr w:type="gramStart"/>
      <w:r w:rsidR="006A727A" w:rsidRPr="006A727A">
        <w:rPr>
          <w:sz w:val="18"/>
          <w:szCs w:val="20"/>
          <w:rPrChange w:id="346" w:author="Narek Sahakyan" w:date="2014-08-20T10:05:00Z">
            <w:rPr>
              <w:i/>
              <w:sz w:val="18"/>
              <w:szCs w:val="22"/>
            </w:rPr>
          </w:rPrChange>
        </w:rPr>
        <w:t>,</w:t>
      </w:r>
      <w:r w:rsidR="006B44DB" w:rsidRPr="00936F38">
        <w:rPr>
          <w:sz w:val="18"/>
          <w:szCs w:val="20"/>
        </w:rPr>
        <w:t>2006</w:t>
      </w:r>
      <w:proofErr w:type="gramEnd"/>
      <w:r w:rsidR="006B44DB" w:rsidRPr="00936F38">
        <w:rPr>
          <w:sz w:val="18"/>
          <w:szCs w:val="20"/>
        </w:rPr>
        <w:t>.</w:t>
      </w:r>
    </w:p>
    <w:p w:rsidR="00A77B3E" w:rsidRPr="00936F38" w:rsidRDefault="0009263C" w:rsidP="003B2C64">
      <w:pPr>
        <w:spacing w:after="120" w:line="360" w:lineRule="auto"/>
        <w:rPr>
          <w:sz w:val="18"/>
          <w:szCs w:val="20"/>
        </w:rPr>
      </w:pPr>
      <w:r w:rsidRPr="00936F38">
        <w:rPr>
          <w:sz w:val="18"/>
          <w:szCs w:val="20"/>
        </w:rPr>
        <w:t xml:space="preserve">Foer, F. </w:t>
      </w:r>
      <w:r w:rsidR="006A727A" w:rsidRPr="006A727A">
        <w:rPr>
          <w:i/>
          <w:sz w:val="18"/>
          <w:szCs w:val="20"/>
          <w:rPrChange w:id="347" w:author="Narek Sahakyan" w:date="2014-08-20T10:05:00Z">
            <w:rPr>
              <w:sz w:val="18"/>
              <w:szCs w:val="22"/>
            </w:rPr>
          </w:rPrChange>
        </w:rPr>
        <w:t>“How Soccer Explains the World: An Unlikely Theory of Globalization.”</w:t>
      </w:r>
      <w:r w:rsidRPr="00936F38">
        <w:rPr>
          <w:sz w:val="18"/>
          <w:szCs w:val="20"/>
        </w:rPr>
        <w:t xml:space="preserve"> New York</w:t>
      </w:r>
      <w:r w:rsidR="003B2C64" w:rsidRPr="00936F38">
        <w:rPr>
          <w:sz w:val="18"/>
          <w:szCs w:val="20"/>
        </w:rPr>
        <w:t>,</w:t>
      </w:r>
      <w:r w:rsidR="00936F38">
        <w:rPr>
          <w:sz w:val="18"/>
          <w:szCs w:val="20"/>
        </w:rPr>
        <w:t xml:space="preserve"> </w:t>
      </w:r>
      <w:r w:rsidRPr="00936F38">
        <w:rPr>
          <w:sz w:val="18"/>
          <w:szCs w:val="20"/>
        </w:rPr>
        <w:t>HarperCollins</w:t>
      </w:r>
      <w:r w:rsidR="006A727A" w:rsidRPr="006A727A">
        <w:rPr>
          <w:sz w:val="18"/>
          <w:szCs w:val="20"/>
          <w:rPrChange w:id="348" w:author="Narek Sahakyan" w:date="2014-08-20T10:05:00Z">
            <w:rPr>
              <w:i/>
              <w:sz w:val="18"/>
              <w:szCs w:val="22"/>
            </w:rPr>
          </w:rPrChange>
        </w:rPr>
        <w:t>,</w:t>
      </w:r>
      <w:r w:rsidR="006B44DB" w:rsidRPr="00936F38">
        <w:rPr>
          <w:i/>
          <w:sz w:val="18"/>
          <w:szCs w:val="20"/>
        </w:rPr>
        <w:t xml:space="preserve"> </w:t>
      </w:r>
      <w:r w:rsidR="006B44DB" w:rsidRPr="00936F38">
        <w:rPr>
          <w:sz w:val="18"/>
          <w:szCs w:val="20"/>
        </w:rPr>
        <w:t>2004.</w:t>
      </w:r>
    </w:p>
    <w:p w:rsidR="00A77B3E" w:rsidRPr="00936F38" w:rsidRDefault="0009263C" w:rsidP="003B2C64">
      <w:pPr>
        <w:spacing w:after="120" w:line="360" w:lineRule="auto"/>
        <w:rPr>
          <w:sz w:val="18"/>
          <w:szCs w:val="20"/>
        </w:rPr>
      </w:pPr>
      <w:proofErr w:type="gramStart"/>
      <w:r w:rsidRPr="00936F38">
        <w:rPr>
          <w:sz w:val="18"/>
          <w:szCs w:val="20"/>
        </w:rPr>
        <w:t xml:space="preserve">Foer, F. </w:t>
      </w:r>
      <w:r w:rsidR="006A727A" w:rsidRPr="006A727A">
        <w:rPr>
          <w:i/>
          <w:sz w:val="18"/>
          <w:szCs w:val="20"/>
          <w:rPrChange w:id="349" w:author="Narek Sahakyan" w:date="2014-08-20T10:05:00Z">
            <w:rPr>
              <w:sz w:val="18"/>
              <w:szCs w:val="22"/>
            </w:rPr>
          </w:rPrChange>
        </w:rPr>
        <w:t>“How governments nurture soccer.”</w:t>
      </w:r>
      <w:proofErr w:type="gramEnd"/>
      <w:r w:rsidR="00936F38">
        <w:rPr>
          <w:i/>
          <w:sz w:val="18"/>
          <w:szCs w:val="20"/>
        </w:rPr>
        <w:t xml:space="preserve"> </w:t>
      </w:r>
      <w:r w:rsidRPr="00936F38">
        <w:rPr>
          <w:sz w:val="18"/>
          <w:szCs w:val="20"/>
        </w:rPr>
        <w:t>The New Republic</w:t>
      </w:r>
      <w:r w:rsidR="003B2C64" w:rsidRPr="00936F38">
        <w:rPr>
          <w:sz w:val="18"/>
          <w:szCs w:val="20"/>
        </w:rPr>
        <w:t>,</w:t>
      </w:r>
      <w:r w:rsidRPr="00936F38">
        <w:rPr>
          <w:sz w:val="18"/>
          <w:szCs w:val="20"/>
        </w:rPr>
        <w:t xml:space="preserve"> posted June 19, 2006.</w:t>
      </w:r>
    </w:p>
    <w:p w:rsidR="00A77B3E" w:rsidRPr="00936F38" w:rsidRDefault="0009263C" w:rsidP="003B2C64">
      <w:pPr>
        <w:spacing w:after="120" w:line="360" w:lineRule="auto"/>
        <w:rPr>
          <w:sz w:val="18"/>
          <w:szCs w:val="20"/>
        </w:rPr>
      </w:pPr>
      <w:r w:rsidRPr="00936F38">
        <w:rPr>
          <w:sz w:val="18"/>
          <w:szCs w:val="20"/>
        </w:rPr>
        <w:t>Hoffman, R</w:t>
      </w:r>
      <w:r w:rsidR="00336A7B" w:rsidRPr="00936F38">
        <w:rPr>
          <w:sz w:val="18"/>
          <w:szCs w:val="20"/>
        </w:rPr>
        <w:t>.</w:t>
      </w:r>
      <w:r w:rsidRPr="00936F38">
        <w:rPr>
          <w:sz w:val="18"/>
          <w:szCs w:val="20"/>
        </w:rPr>
        <w:t xml:space="preserve">, </w:t>
      </w:r>
      <w:proofErr w:type="spellStart"/>
      <w:r w:rsidRPr="00936F38">
        <w:rPr>
          <w:sz w:val="18"/>
          <w:szCs w:val="20"/>
        </w:rPr>
        <w:t>Ging</w:t>
      </w:r>
      <w:r w:rsidR="003B2C64" w:rsidRPr="00936F38">
        <w:rPr>
          <w:sz w:val="18"/>
          <w:szCs w:val="20"/>
        </w:rPr>
        <w:t>L</w:t>
      </w:r>
      <w:proofErr w:type="spellEnd"/>
      <w:r w:rsidR="003B2C64" w:rsidRPr="00936F38">
        <w:rPr>
          <w:sz w:val="18"/>
          <w:szCs w:val="20"/>
        </w:rPr>
        <w:t xml:space="preserve">. </w:t>
      </w:r>
      <w:proofErr w:type="gramStart"/>
      <w:r w:rsidRPr="00936F38">
        <w:rPr>
          <w:sz w:val="18"/>
          <w:szCs w:val="20"/>
        </w:rPr>
        <w:t>and</w:t>
      </w:r>
      <w:proofErr w:type="gramEnd"/>
      <w:r w:rsidRPr="00936F38">
        <w:rPr>
          <w:sz w:val="18"/>
          <w:szCs w:val="20"/>
        </w:rPr>
        <w:t xml:space="preserve"> </w:t>
      </w:r>
      <w:proofErr w:type="spellStart"/>
      <w:r w:rsidRPr="00936F38">
        <w:rPr>
          <w:sz w:val="18"/>
          <w:szCs w:val="20"/>
        </w:rPr>
        <w:t>Ramasamy</w:t>
      </w:r>
      <w:proofErr w:type="spellEnd"/>
      <w:r w:rsidR="003B2C64" w:rsidRPr="00936F38">
        <w:rPr>
          <w:sz w:val="18"/>
          <w:szCs w:val="20"/>
        </w:rPr>
        <w:t>, B</w:t>
      </w:r>
      <w:r w:rsidR="00336A7B" w:rsidRPr="00936F38">
        <w:rPr>
          <w:sz w:val="18"/>
          <w:szCs w:val="20"/>
        </w:rPr>
        <w:t>.</w:t>
      </w:r>
      <w:r w:rsidR="003B2C64" w:rsidRPr="00936F38">
        <w:rPr>
          <w:sz w:val="18"/>
          <w:szCs w:val="20"/>
        </w:rPr>
        <w:t xml:space="preserve"> </w:t>
      </w:r>
      <w:r w:rsidR="006A727A" w:rsidRPr="006A727A">
        <w:rPr>
          <w:i/>
          <w:sz w:val="18"/>
          <w:szCs w:val="20"/>
          <w:rPrChange w:id="350" w:author="Narek Sahakyan" w:date="2014-08-20T10:05:00Z">
            <w:rPr>
              <w:sz w:val="18"/>
              <w:szCs w:val="22"/>
            </w:rPr>
          </w:rPrChange>
        </w:rPr>
        <w:t>“The Socio-Economic Determinants of International Soccer Performance.”</w:t>
      </w:r>
      <w:r w:rsidR="003B2C64" w:rsidRPr="00936F38">
        <w:rPr>
          <w:sz w:val="18"/>
          <w:szCs w:val="20"/>
        </w:rPr>
        <w:t xml:space="preserve"> </w:t>
      </w:r>
      <w:r w:rsidRPr="00936F38">
        <w:rPr>
          <w:sz w:val="18"/>
          <w:szCs w:val="20"/>
        </w:rPr>
        <w:t>Journal of A</w:t>
      </w:r>
      <w:r w:rsidR="006A727A" w:rsidRPr="006A727A">
        <w:rPr>
          <w:sz w:val="18"/>
          <w:szCs w:val="20"/>
          <w:rPrChange w:id="351" w:author="Narek Sahakyan" w:date="2014-08-20T10:05:00Z">
            <w:rPr>
              <w:i/>
              <w:sz w:val="18"/>
              <w:szCs w:val="22"/>
            </w:rPr>
          </w:rPrChange>
        </w:rPr>
        <w:t xml:space="preserve">pplied Economics, </w:t>
      </w:r>
      <w:r w:rsidR="006B44DB" w:rsidRPr="00936F38">
        <w:rPr>
          <w:sz w:val="18"/>
          <w:szCs w:val="20"/>
        </w:rPr>
        <w:t>2002,</w:t>
      </w:r>
      <w:r w:rsidRPr="00936F38">
        <w:rPr>
          <w:sz w:val="18"/>
          <w:szCs w:val="20"/>
        </w:rPr>
        <w:t xml:space="preserve"> 5(2): 253-272.</w:t>
      </w:r>
    </w:p>
    <w:p w:rsidR="00A77B3E" w:rsidRPr="00936F38" w:rsidRDefault="0009263C" w:rsidP="003B2C64">
      <w:pPr>
        <w:spacing w:after="120" w:line="360" w:lineRule="auto"/>
        <w:rPr>
          <w:sz w:val="18"/>
          <w:szCs w:val="20"/>
        </w:rPr>
      </w:pPr>
      <w:r w:rsidRPr="00936F38">
        <w:rPr>
          <w:sz w:val="18"/>
          <w:szCs w:val="20"/>
        </w:rPr>
        <w:t>Houston, R</w:t>
      </w:r>
      <w:r w:rsidR="00C11BF2" w:rsidRPr="00936F38">
        <w:rPr>
          <w:sz w:val="18"/>
          <w:szCs w:val="20"/>
        </w:rPr>
        <w:t>.,</w:t>
      </w:r>
      <w:r w:rsidR="00BD1A5A" w:rsidRPr="00936F38">
        <w:rPr>
          <w:sz w:val="18"/>
          <w:szCs w:val="20"/>
        </w:rPr>
        <w:t xml:space="preserve"> and Wilson, D. </w:t>
      </w:r>
      <w:r w:rsidR="006A727A" w:rsidRPr="006A727A">
        <w:rPr>
          <w:i/>
          <w:sz w:val="18"/>
          <w:szCs w:val="20"/>
          <w:rPrChange w:id="352" w:author="Narek Sahakyan" w:date="2014-08-20T10:05:00Z">
            <w:rPr>
              <w:sz w:val="18"/>
              <w:szCs w:val="22"/>
            </w:rPr>
          </w:rPrChange>
        </w:rPr>
        <w:t>“Income, Leisure, and Proficiency: An Economic Study of Football Performance.”</w:t>
      </w:r>
      <w:r w:rsidRPr="00936F38">
        <w:rPr>
          <w:sz w:val="18"/>
          <w:szCs w:val="20"/>
        </w:rPr>
        <w:t xml:space="preserve"> </w:t>
      </w:r>
      <w:proofErr w:type="gramStart"/>
      <w:r w:rsidRPr="00936F38">
        <w:rPr>
          <w:sz w:val="18"/>
          <w:szCs w:val="20"/>
        </w:rPr>
        <w:t xml:space="preserve">Applied Economic Letters, </w:t>
      </w:r>
      <w:r w:rsidR="006B44DB" w:rsidRPr="00936F38">
        <w:rPr>
          <w:sz w:val="18"/>
          <w:szCs w:val="20"/>
        </w:rPr>
        <w:t xml:space="preserve">2002, </w:t>
      </w:r>
      <w:r w:rsidRPr="00936F38">
        <w:rPr>
          <w:sz w:val="18"/>
          <w:szCs w:val="20"/>
        </w:rPr>
        <w:t>9:939-943.</w:t>
      </w:r>
      <w:proofErr w:type="gramEnd"/>
    </w:p>
    <w:p w:rsidR="00A77B3E" w:rsidRPr="00936F38" w:rsidRDefault="0009263C" w:rsidP="003B2C64">
      <w:pPr>
        <w:spacing w:after="120" w:line="360" w:lineRule="auto"/>
        <w:rPr>
          <w:sz w:val="18"/>
          <w:szCs w:val="20"/>
        </w:rPr>
      </w:pPr>
      <w:proofErr w:type="spellStart"/>
      <w:proofErr w:type="gramStart"/>
      <w:r w:rsidRPr="00936F38">
        <w:rPr>
          <w:sz w:val="18"/>
          <w:szCs w:val="20"/>
        </w:rPr>
        <w:t>Kavetsos</w:t>
      </w:r>
      <w:proofErr w:type="spellEnd"/>
      <w:r w:rsidRPr="00936F38">
        <w:rPr>
          <w:sz w:val="18"/>
          <w:szCs w:val="20"/>
        </w:rPr>
        <w:t>, G</w:t>
      </w:r>
      <w:r w:rsidR="00C11BF2" w:rsidRPr="00936F38">
        <w:rPr>
          <w:sz w:val="18"/>
          <w:szCs w:val="20"/>
        </w:rPr>
        <w:t>.</w:t>
      </w:r>
      <w:r w:rsidRPr="00936F38">
        <w:rPr>
          <w:sz w:val="18"/>
          <w:szCs w:val="20"/>
        </w:rPr>
        <w:t xml:space="preserve"> and </w:t>
      </w:r>
      <w:proofErr w:type="spellStart"/>
      <w:r w:rsidRPr="00936F38">
        <w:rPr>
          <w:sz w:val="18"/>
          <w:szCs w:val="20"/>
        </w:rPr>
        <w:t>Szymanksi</w:t>
      </w:r>
      <w:proofErr w:type="spellEnd"/>
      <w:r w:rsidR="00C11BF2" w:rsidRPr="00936F38">
        <w:rPr>
          <w:sz w:val="18"/>
          <w:szCs w:val="20"/>
        </w:rPr>
        <w:t>, S.</w:t>
      </w:r>
      <w:r w:rsidR="00936F38">
        <w:rPr>
          <w:sz w:val="18"/>
          <w:szCs w:val="20"/>
        </w:rPr>
        <w:t xml:space="preserve"> </w:t>
      </w:r>
      <w:r w:rsidR="00C11BF2" w:rsidRPr="00936F38">
        <w:rPr>
          <w:i/>
          <w:sz w:val="18"/>
          <w:szCs w:val="20"/>
        </w:rPr>
        <w:t>“</w:t>
      </w:r>
      <w:r w:rsidR="006A727A" w:rsidRPr="006A727A">
        <w:rPr>
          <w:i/>
          <w:sz w:val="18"/>
          <w:szCs w:val="20"/>
          <w:rPrChange w:id="353" w:author="Narek Sahakyan" w:date="2014-08-20T10:05:00Z">
            <w:rPr>
              <w:sz w:val="18"/>
              <w:szCs w:val="22"/>
            </w:rPr>
          </w:rPrChange>
        </w:rPr>
        <w:t>National Wellbeing and International Sports Events.”</w:t>
      </w:r>
      <w:proofErr w:type="gramEnd"/>
      <w:r w:rsidR="00C11BF2" w:rsidRPr="00936F38">
        <w:rPr>
          <w:sz w:val="18"/>
          <w:szCs w:val="20"/>
        </w:rPr>
        <w:t xml:space="preserve"> </w:t>
      </w:r>
      <w:r w:rsidRPr="00936F38">
        <w:rPr>
          <w:sz w:val="18"/>
          <w:szCs w:val="20"/>
        </w:rPr>
        <w:t xml:space="preserve">North American Association of Sports Economists Working Paper Series, </w:t>
      </w:r>
      <w:r w:rsidR="006B44DB" w:rsidRPr="00936F38">
        <w:rPr>
          <w:sz w:val="18"/>
          <w:szCs w:val="20"/>
        </w:rPr>
        <w:t xml:space="preserve">2008, </w:t>
      </w:r>
      <w:r w:rsidRPr="00936F38">
        <w:rPr>
          <w:sz w:val="18"/>
          <w:szCs w:val="20"/>
        </w:rPr>
        <w:t>Paper No. 08-04.</w:t>
      </w:r>
    </w:p>
    <w:p w:rsidR="00A77B3E" w:rsidRPr="00936F38" w:rsidRDefault="0009263C" w:rsidP="003B2C64">
      <w:pPr>
        <w:spacing w:after="120" w:line="360" w:lineRule="auto"/>
        <w:rPr>
          <w:sz w:val="18"/>
          <w:szCs w:val="20"/>
        </w:rPr>
      </w:pPr>
      <w:proofErr w:type="spellStart"/>
      <w:r w:rsidRPr="00936F38">
        <w:rPr>
          <w:sz w:val="18"/>
          <w:szCs w:val="20"/>
        </w:rPr>
        <w:t>Kuper</w:t>
      </w:r>
      <w:proofErr w:type="spellEnd"/>
      <w:r w:rsidRPr="00936F38">
        <w:rPr>
          <w:sz w:val="18"/>
          <w:szCs w:val="20"/>
        </w:rPr>
        <w:t>, S</w:t>
      </w:r>
      <w:r w:rsidR="00C11BF2" w:rsidRPr="00936F38">
        <w:rPr>
          <w:sz w:val="18"/>
          <w:szCs w:val="20"/>
        </w:rPr>
        <w:t>.</w:t>
      </w:r>
      <w:r w:rsidRPr="00936F38">
        <w:rPr>
          <w:sz w:val="18"/>
          <w:szCs w:val="20"/>
        </w:rPr>
        <w:t xml:space="preserve"> and </w:t>
      </w:r>
      <w:proofErr w:type="spellStart"/>
      <w:r w:rsidRPr="00936F38">
        <w:rPr>
          <w:sz w:val="18"/>
          <w:szCs w:val="20"/>
        </w:rPr>
        <w:t>Szymanksi</w:t>
      </w:r>
      <w:proofErr w:type="spellEnd"/>
      <w:r w:rsidR="00C11BF2" w:rsidRPr="00936F38">
        <w:rPr>
          <w:sz w:val="18"/>
          <w:szCs w:val="20"/>
        </w:rPr>
        <w:t>, S</w:t>
      </w:r>
      <w:proofErr w:type="gramStart"/>
      <w:r w:rsidR="006A727A" w:rsidRPr="006A727A">
        <w:rPr>
          <w:i/>
          <w:sz w:val="18"/>
          <w:szCs w:val="20"/>
          <w:rPrChange w:id="354" w:author="Narek Sahakyan" w:date="2014-08-20T10:05:00Z">
            <w:rPr>
              <w:sz w:val="18"/>
              <w:szCs w:val="22"/>
            </w:rPr>
          </w:rPrChange>
        </w:rPr>
        <w:t>.“</w:t>
      </w:r>
      <w:proofErr w:type="spellStart"/>
      <w:proofErr w:type="gramEnd"/>
      <w:r w:rsidR="006A727A" w:rsidRPr="006A727A">
        <w:rPr>
          <w:i/>
          <w:sz w:val="18"/>
          <w:szCs w:val="20"/>
          <w:rPrChange w:id="355" w:author="Narek Sahakyan" w:date="2014-08-20T10:05:00Z">
            <w:rPr>
              <w:sz w:val="18"/>
              <w:szCs w:val="22"/>
            </w:rPr>
          </w:rPrChange>
        </w:rPr>
        <w:t>Soccernomics</w:t>
      </w:r>
      <w:proofErr w:type="spellEnd"/>
      <w:r w:rsidR="006A727A" w:rsidRPr="006A727A">
        <w:rPr>
          <w:i/>
          <w:sz w:val="18"/>
          <w:szCs w:val="20"/>
          <w:rPrChange w:id="356" w:author="Narek Sahakyan" w:date="2014-08-20T10:05:00Z">
            <w:rPr>
              <w:sz w:val="18"/>
              <w:szCs w:val="22"/>
            </w:rPr>
          </w:rPrChange>
        </w:rPr>
        <w:t>: Why England Loses, Why Germany and Brazil Win, and Why the U.S., Japan, Australia, Turkey – and Even Iraq – Are Destined to Become Kings of the World’s Most Popular Sport.”</w:t>
      </w:r>
      <w:r w:rsidR="00C11BF2" w:rsidRPr="00936F38">
        <w:rPr>
          <w:sz w:val="18"/>
          <w:szCs w:val="20"/>
        </w:rPr>
        <w:t xml:space="preserve"> </w:t>
      </w:r>
      <w:proofErr w:type="gramStart"/>
      <w:r w:rsidRPr="00936F38">
        <w:rPr>
          <w:sz w:val="18"/>
          <w:szCs w:val="20"/>
        </w:rPr>
        <w:t>Nation Books</w:t>
      </w:r>
      <w:r w:rsidR="006B44DB" w:rsidRPr="00936F38">
        <w:rPr>
          <w:sz w:val="18"/>
          <w:szCs w:val="20"/>
        </w:rPr>
        <w:t>, 2009.</w:t>
      </w:r>
      <w:proofErr w:type="gramEnd"/>
    </w:p>
    <w:p w:rsidR="00A77B3E" w:rsidRPr="00936F38" w:rsidRDefault="0009263C" w:rsidP="003B2C64">
      <w:pPr>
        <w:spacing w:after="120" w:line="360" w:lineRule="auto"/>
        <w:rPr>
          <w:sz w:val="18"/>
          <w:szCs w:val="20"/>
        </w:rPr>
      </w:pPr>
      <w:proofErr w:type="gramStart"/>
      <w:r w:rsidRPr="00936F38">
        <w:rPr>
          <w:sz w:val="18"/>
          <w:szCs w:val="20"/>
        </w:rPr>
        <w:t>Leeds, M. and Leeds</w:t>
      </w:r>
      <w:r w:rsidR="006B44DB" w:rsidRPr="00936F38">
        <w:rPr>
          <w:sz w:val="18"/>
          <w:szCs w:val="20"/>
        </w:rPr>
        <w:t>, E.</w:t>
      </w:r>
      <w:r w:rsidR="00936F38">
        <w:rPr>
          <w:sz w:val="18"/>
          <w:szCs w:val="20"/>
        </w:rPr>
        <w:t xml:space="preserve"> </w:t>
      </w:r>
      <w:r w:rsidR="006B44DB" w:rsidRPr="00936F38">
        <w:rPr>
          <w:sz w:val="18"/>
          <w:szCs w:val="20"/>
        </w:rPr>
        <w:t>“</w:t>
      </w:r>
      <w:r w:rsidRPr="00936F38">
        <w:rPr>
          <w:i/>
          <w:sz w:val="18"/>
          <w:szCs w:val="20"/>
        </w:rPr>
        <w:t>International Success and National Institutions.</w:t>
      </w:r>
      <w:r w:rsidR="006A727A" w:rsidRPr="006A727A">
        <w:rPr>
          <w:i/>
          <w:sz w:val="18"/>
          <w:szCs w:val="20"/>
          <w:rPrChange w:id="357" w:author="Narek Sahakyan" w:date="2014-08-20T10:05:00Z">
            <w:rPr>
              <w:sz w:val="18"/>
              <w:szCs w:val="22"/>
            </w:rPr>
          </w:rPrChange>
        </w:rPr>
        <w:t>”</w:t>
      </w:r>
      <w:proofErr w:type="gramEnd"/>
      <w:r w:rsidR="00936F38">
        <w:rPr>
          <w:sz w:val="18"/>
          <w:szCs w:val="20"/>
        </w:rPr>
        <w:t xml:space="preserve"> </w:t>
      </w:r>
      <w:r w:rsidRPr="00936F38">
        <w:rPr>
          <w:sz w:val="18"/>
          <w:szCs w:val="20"/>
        </w:rPr>
        <w:t>Journal of Sports Economics</w:t>
      </w:r>
      <w:proofErr w:type="gramStart"/>
      <w:r w:rsidR="006B44DB" w:rsidRPr="00936F38">
        <w:rPr>
          <w:sz w:val="18"/>
          <w:szCs w:val="20"/>
        </w:rPr>
        <w:t>,2009</w:t>
      </w:r>
      <w:proofErr w:type="gramEnd"/>
      <w:r w:rsidR="006B44DB" w:rsidRPr="00936F38">
        <w:rPr>
          <w:sz w:val="18"/>
          <w:szCs w:val="20"/>
        </w:rPr>
        <w:t xml:space="preserve">, </w:t>
      </w:r>
      <w:r w:rsidRPr="00936F38">
        <w:rPr>
          <w:sz w:val="18"/>
          <w:szCs w:val="20"/>
        </w:rPr>
        <w:t>10(4): 369-390.</w:t>
      </w:r>
    </w:p>
    <w:p w:rsidR="00A77B3E" w:rsidRPr="00936F38" w:rsidRDefault="006A727A" w:rsidP="003B2C64">
      <w:pPr>
        <w:spacing w:after="120" w:line="360" w:lineRule="auto"/>
        <w:rPr>
          <w:sz w:val="18"/>
          <w:szCs w:val="20"/>
        </w:rPr>
      </w:pPr>
      <w:r w:rsidRPr="006A727A">
        <w:rPr>
          <w:sz w:val="18"/>
          <w:szCs w:val="20"/>
        </w:rPr>
        <w:t xml:space="preserve">Luiz, J. and </w:t>
      </w:r>
      <w:proofErr w:type="spellStart"/>
      <w:r w:rsidRPr="006A727A">
        <w:rPr>
          <w:sz w:val="18"/>
          <w:szCs w:val="20"/>
        </w:rPr>
        <w:t>Fadal</w:t>
      </w:r>
      <w:proofErr w:type="spellEnd"/>
      <w:r w:rsidRPr="006A727A">
        <w:rPr>
          <w:sz w:val="18"/>
          <w:szCs w:val="20"/>
        </w:rPr>
        <w:t xml:space="preserve">, </w:t>
      </w:r>
      <w:proofErr w:type="spellStart"/>
      <w:r w:rsidRPr="006A727A">
        <w:rPr>
          <w:sz w:val="18"/>
          <w:szCs w:val="20"/>
        </w:rPr>
        <w:t>R</w:t>
      </w:r>
      <w:r w:rsidRPr="006A727A">
        <w:rPr>
          <w:i/>
          <w:sz w:val="18"/>
          <w:szCs w:val="20"/>
          <w:rPrChange w:id="358" w:author="Narek Sahakyan" w:date="2014-08-20T10:05:00Z">
            <w:rPr>
              <w:sz w:val="18"/>
              <w:szCs w:val="22"/>
            </w:rPr>
          </w:rPrChange>
        </w:rPr>
        <w:t>.</w:t>
      </w:r>
      <w:proofErr w:type="gramStart"/>
      <w:r w:rsidRPr="006A727A">
        <w:rPr>
          <w:i/>
          <w:sz w:val="18"/>
          <w:szCs w:val="20"/>
          <w:rPrChange w:id="359" w:author="Narek Sahakyan" w:date="2014-08-20T10:05:00Z">
            <w:rPr>
              <w:sz w:val="18"/>
              <w:szCs w:val="22"/>
            </w:rPr>
          </w:rPrChange>
        </w:rPr>
        <w:t>,“</w:t>
      </w:r>
      <w:proofErr w:type="gramEnd"/>
      <w:r w:rsidRPr="006A727A">
        <w:rPr>
          <w:i/>
          <w:sz w:val="18"/>
          <w:szCs w:val="20"/>
          <w:rPrChange w:id="360" w:author="Narek Sahakyan" w:date="2014-08-20T10:05:00Z">
            <w:rPr>
              <w:sz w:val="18"/>
              <w:szCs w:val="22"/>
            </w:rPr>
          </w:rPrChange>
        </w:rPr>
        <w:t>An</w:t>
      </w:r>
      <w:proofErr w:type="spellEnd"/>
      <w:r w:rsidRPr="006A727A">
        <w:rPr>
          <w:i/>
          <w:sz w:val="18"/>
          <w:szCs w:val="20"/>
          <w:rPrChange w:id="361" w:author="Narek Sahakyan" w:date="2014-08-20T10:05:00Z">
            <w:rPr>
              <w:sz w:val="18"/>
              <w:szCs w:val="22"/>
            </w:rPr>
          </w:rPrChange>
        </w:rPr>
        <w:t xml:space="preserve"> Economic Analysis of Sports Performance in Africa.” </w:t>
      </w:r>
      <w:proofErr w:type="gramStart"/>
      <w:r w:rsidR="0009263C" w:rsidRPr="00936F38">
        <w:rPr>
          <w:sz w:val="18"/>
          <w:szCs w:val="20"/>
        </w:rPr>
        <w:t>Working Paper No. 162.</w:t>
      </w:r>
      <w:proofErr w:type="gramEnd"/>
      <w:r w:rsidR="0009263C" w:rsidRPr="00936F38">
        <w:rPr>
          <w:sz w:val="18"/>
          <w:szCs w:val="20"/>
        </w:rPr>
        <w:t xml:space="preserve"> </w:t>
      </w:r>
      <w:proofErr w:type="gramStart"/>
      <w:r w:rsidR="0009263C" w:rsidRPr="00936F38">
        <w:rPr>
          <w:sz w:val="18"/>
          <w:szCs w:val="20"/>
        </w:rPr>
        <w:t>Wits Business School, Witwatersrand</w:t>
      </w:r>
      <w:r w:rsidR="006B44DB" w:rsidRPr="00936F38">
        <w:rPr>
          <w:sz w:val="18"/>
          <w:szCs w:val="20"/>
        </w:rPr>
        <w:t>, 2010</w:t>
      </w:r>
      <w:r w:rsidR="0009263C" w:rsidRPr="00936F38">
        <w:rPr>
          <w:sz w:val="18"/>
          <w:szCs w:val="20"/>
        </w:rPr>
        <w:t>.</w:t>
      </w:r>
      <w:proofErr w:type="gramEnd"/>
    </w:p>
    <w:p w:rsidR="00A77B3E" w:rsidRPr="00936F38" w:rsidRDefault="0009263C" w:rsidP="003B2C64">
      <w:pPr>
        <w:spacing w:after="120" w:line="360" w:lineRule="auto"/>
        <w:rPr>
          <w:sz w:val="18"/>
          <w:szCs w:val="20"/>
        </w:rPr>
      </w:pPr>
      <w:r w:rsidRPr="00936F38">
        <w:rPr>
          <w:sz w:val="18"/>
          <w:szCs w:val="20"/>
        </w:rPr>
        <w:t>Macmillan, P</w:t>
      </w:r>
      <w:r w:rsidR="006B44DB" w:rsidRPr="00936F38">
        <w:rPr>
          <w:sz w:val="18"/>
          <w:szCs w:val="20"/>
        </w:rPr>
        <w:t>.</w:t>
      </w:r>
      <w:r w:rsidRPr="00936F38">
        <w:rPr>
          <w:sz w:val="18"/>
          <w:szCs w:val="20"/>
        </w:rPr>
        <w:t xml:space="preserve"> and Smith</w:t>
      </w:r>
      <w:r w:rsidR="006B44DB" w:rsidRPr="00936F38">
        <w:rPr>
          <w:sz w:val="18"/>
          <w:szCs w:val="20"/>
        </w:rPr>
        <w:t>, I</w:t>
      </w:r>
      <w:r w:rsidRPr="00936F38">
        <w:rPr>
          <w:sz w:val="18"/>
          <w:szCs w:val="20"/>
        </w:rPr>
        <w:t xml:space="preserve">. </w:t>
      </w:r>
      <w:r w:rsidR="006A727A" w:rsidRPr="006A727A">
        <w:rPr>
          <w:i/>
          <w:sz w:val="18"/>
          <w:szCs w:val="20"/>
          <w:rPrChange w:id="362" w:author="Narek Sahakyan" w:date="2014-08-20T10:05:00Z">
            <w:rPr>
              <w:sz w:val="18"/>
              <w:szCs w:val="22"/>
            </w:rPr>
          </w:rPrChange>
        </w:rPr>
        <w:t>“Explaining International Soccer Success and National Institutions.”</w:t>
      </w:r>
      <w:r w:rsidR="00936F38">
        <w:rPr>
          <w:sz w:val="18"/>
          <w:szCs w:val="20"/>
        </w:rPr>
        <w:t xml:space="preserve"> </w:t>
      </w:r>
      <w:r w:rsidRPr="00936F38">
        <w:rPr>
          <w:sz w:val="18"/>
          <w:szCs w:val="20"/>
        </w:rPr>
        <w:t>International Association of Sports Economists</w:t>
      </w:r>
      <w:proofErr w:type="gramStart"/>
      <w:r w:rsidR="006B44DB" w:rsidRPr="00936F38">
        <w:rPr>
          <w:sz w:val="18"/>
          <w:szCs w:val="20"/>
        </w:rPr>
        <w:t>,2007</w:t>
      </w:r>
      <w:proofErr w:type="gramEnd"/>
      <w:r w:rsidR="006B44DB" w:rsidRPr="00936F38">
        <w:rPr>
          <w:sz w:val="18"/>
          <w:szCs w:val="20"/>
        </w:rPr>
        <w:t xml:space="preserve">, </w:t>
      </w:r>
      <w:r w:rsidRPr="00936F38">
        <w:rPr>
          <w:sz w:val="18"/>
          <w:szCs w:val="20"/>
        </w:rPr>
        <w:t xml:space="preserve">Working Paper No. 0702. </w:t>
      </w:r>
    </w:p>
    <w:p w:rsidR="00A77B3E" w:rsidRPr="00936F38" w:rsidRDefault="0009263C" w:rsidP="003B2C64">
      <w:pPr>
        <w:spacing w:after="120" w:line="360" w:lineRule="auto"/>
        <w:rPr>
          <w:sz w:val="18"/>
          <w:szCs w:val="20"/>
        </w:rPr>
      </w:pPr>
      <w:proofErr w:type="spellStart"/>
      <w:r w:rsidRPr="00936F38">
        <w:rPr>
          <w:sz w:val="18"/>
          <w:szCs w:val="20"/>
        </w:rPr>
        <w:t>Milanovic</w:t>
      </w:r>
      <w:proofErr w:type="spellEnd"/>
      <w:r w:rsidRPr="00936F38">
        <w:rPr>
          <w:sz w:val="18"/>
          <w:szCs w:val="20"/>
        </w:rPr>
        <w:t xml:space="preserve">, B. </w:t>
      </w:r>
      <w:r w:rsidR="006A727A" w:rsidRPr="006A727A">
        <w:rPr>
          <w:i/>
          <w:sz w:val="18"/>
          <w:szCs w:val="20"/>
          <w:rPrChange w:id="363" w:author="Narek Sahakyan" w:date="2014-08-20T10:05:00Z">
            <w:rPr>
              <w:sz w:val="18"/>
              <w:szCs w:val="22"/>
            </w:rPr>
          </w:rPrChange>
        </w:rPr>
        <w:t>“Globalization and Goals: Does soccer show the way?</w:t>
      </w:r>
      <w:r w:rsidR="006B44DB" w:rsidRPr="00936F38">
        <w:rPr>
          <w:i/>
          <w:sz w:val="18"/>
          <w:szCs w:val="20"/>
        </w:rPr>
        <w:t>”</w:t>
      </w:r>
      <w:r w:rsidR="00936F38">
        <w:rPr>
          <w:i/>
          <w:sz w:val="18"/>
          <w:szCs w:val="20"/>
        </w:rPr>
        <w:t xml:space="preserve"> </w:t>
      </w:r>
      <w:r w:rsidRPr="00936F38">
        <w:rPr>
          <w:sz w:val="18"/>
          <w:szCs w:val="20"/>
        </w:rPr>
        <w:t>Review of International Political Economy</w:t>
      </w:r>
      <w:r w:rsidR="006B44DB" w:rsidRPr="00936F38">
        <w:rPr>
          <w:sz w:val="18"/>
          <w:szCs w:val="20"/>
        </w:rPr>
        <w:t>, 2006</w:t>
      </w:r>
      <w:r w:rsidR="00F4189C" w:rsidRPr="00936F38">
        <w:rPr>
          <w:sz w:val="18"/>
          <w:szCs w:val="20"/>
        </w:rPr>
        <w:t>, 12(5)</w:t>
      </w:r>
      <w:r w:rsidRPr="00936F38">
        <w:rPr>
          <w:sz w:val="18"/>
          <w:szCs w:val="20"/>
        </w:rPr>
        <w:t>: 829-850.</w:t>
      </w:r>
    </w:p>
    <w:p w:rsidR="00A77B3E" w:rsidRPr="003826D1" w:rsidRDefault="0009263C" w:rsidP="003B2C64">
      <w:pPr>
        <w:spacing w:after="120" w:line="360" w:lineRule="auto"/>
        <w:rPr>
          <w:sz w:val="18"/>
          <w:szCs w:val="20"/>
        </w:rPr>
      </w:pPr>
      <w:proofErr w:type="gramStart"/>
      <w:r w:rsidRPr="00936F38">
        <w:rPr>
          <w:sz w:val="18"/>
          <w:szCs w:val="20"/>
        </w:rPr>
        <w:t xml:space="preserve">Nicholson, M. </w:t>
      </w:r>
      <w:r w:rsidR="006A727A" w:rsidRPr="006A727A">
        <w:rPr>
          <w:i/>
          <w:sz w:val="18"/>
          <w:szCs w:val="20"/>
          <w:rPrChange w:id="364" w:author="Narek Sahakyan" w:date="2014-08-20T10:05:00Z">
            <w:rPr>
              <w:sz w:val="18"/>
              <w:szCs w:val="22"/>
            </w:rPr>
          </w:rPrChange>
        </w:rPr>
        <w:t>“The Impact of Tax Regimes on International Trade Patterns.”</w:t>
      </w:r>
      <w:proofErr w:type="gramEnd"/>
      <w:r w:rsidR="00936F38">
        <w:rPr>
          <w:i/>
          <w:sz w:val="18"/>
          <w:szCs w:val="20"/>
        </w:rPr>
        <w:t xml:space="preserve"> </w:t>
      </w:r>
      <w:r w:rsidRPr="00936F38">
        <w:rPr>
          <w:sz w:val="18"/>
          <w:szCs w:val="20"/>
        </w:rPr>
        <w:t xml:space="preserve">Contemporary Economic Policy, </w:t>
      </w:r>
      <w:r w:rsidR="00F76E7A" w:rsidRPr="00936F38">
        <w:rPr>
          <w:sz w:val="18"/>
          <w:szCs w:val="20"/>
        </w:rPr>
        <w:t>2012</w:t>
      </w:r>
      <w:r w:rsidR="007E5D35" w:rsidRPr="00936F38">
        <w:rPr>
          <w:sz w:val="18"/>
          <w:szCs w:val="20"/>
        </w:rPr>
        <w:t>, 30(3): 1-16.</w:t>
      </w:r>
    </w:p>
    <w:p w:rsidR="00A7326F" w:rsidRPr="003826D1" w:rsidRDefault="006A727A" w:rsidP="003B2C64">
      <w:pPr>
        <w:spacing w:after="120" w:line="360" w:lineRule="auto"/>
        <w:rPr>
          <w:sz w:val="18"/>
          <w:szCs w:val="20"/>
        </w:rPr>
      </w:pPr>
      <w:proofErr w:type="spellStart"/>
      <w:r w:rsidRPr="006A727A">
        <w:rPr>
          <w:sz w:val="18"/>
          <w:szCs w:val="20"/>
        </w:rPr>
        <w:t>PriceWaterhouseCoopers</w:t>
      </w:r>
      <w:proofErr w:type="spellEnd"/>
      <w:r w:rsidRPr="006A727A">
        <w:rPr>
          <w:sz w:val="18"/>
          <w:szCs w:val="20"/>
        </w:rPr>
        <w:t xml:space="preserve">, </w:t>
      </w:r>
      <w:r w:rsidRPr="006A727A">
        <w:rPr>
          <w:i/>
          <w:sz w:val="18"/>
          <w:szCs w:val="20"/>
          <w:rPrChange w:id="365" w:author="Narek Sahakyan" w:date="2014-08-20T10:05:00Z">
            <w:rPr>
              <w:sz w:val="18"/>
              <w:szCs w:val="22"/>
            </w:rPr>
          </w:rPrChange>
        </w:rPr>
        <w:t>“What can econometrics tell us about World Cup performance.</w:t>
      </w:r>
      <w:proofErr w:type="gramStart"/>
      <w:r w:rsidRPr="006A727A">
        <w:rPr>
          <w:i/>
          <w:sz w:val="18"/>
          <w:szCs w:val="20"/>
          <w:rPrChange w:id="366" w:author="Narek Sahakyan" w:date="2014-08-20T10:05:00Z">
            <w:rPr>
              <w:sz w:val="18"/>
              <w:szCs w:val="22"/>
            </w:rPr>
          </w:rPrChange>
        </w:rPr>
        <w:t>”,</w:t>
      </w:r>
      <w:proofErr w:type="gramEnd"/>
      <w:r w:rsidR="006B44DB" w:rsidRPr="00936F38">
        <w:rPr>
          <w:sz w:val="18"/>
          <w:szCs w:val="20"/>
        </w:rPr>
        <w:t xml:space="preserve"> May 2010, </w:t>
      </w:r>
      <w:r w:rsidRPr="006A727A">
        <w:rPr>
          <w:sz w:val="18"/>
          <w:szCs w:val="20"/>
          <w:rPrChange w:id="367" w:author="Narek Sahakyan" w:date="2014-08-20T10:05:00Z">
            <w:rPr>
              <w:color w:val="0000FF"/>
              <w:u w:val="single"/>
            </w:rPr>
          </w:rPrChange>
        </w:rPr>
        <w:fldChar w:fldCharType="begin"/>
      </w:r>
      <w:r w:rsidRPr="006A727A">
        <w:rPr>
          <w:sz w:val="18"/>
          <w:szCs w:val="20"/>
          <w:rPrChange w:id="368" w:author="Narek Sahakyan" w:date="2014-08-20T10:05:00Z">
            <w:rPr/>
          </w:rPrChange>
        </w:rPr>
        <w:instrText>HYPERLINK "http://www.ukmediacentre.pwc.com/News-Releases/Power-v-passion-Wealth-comes-second-to-location-and-tradition-when-projecting-World-Cup-winners-e94.aspx"</w:instrText>
      </w:r>
      <w:r w:rsidRPr="006A727A">
        <w:rPr>
          <w:sz w:val="18"/>
          <w:szCs w:val="20"/>
          <w:rPrChange w:id="369" w:author="Narek Sahakyan" w:date="2014-08-20T10:05:00Z">
            <w:rPr>
              <w:color w:val="0000FF"/>
              <w:u w:val="single"/>
            </w:rPr>
          </w:rPrChange>
        </w:rPr>
        <w:fldChar w:fldCharType="separate"/>
      </w:r>
      <w:r w:rsidRPr="006A727A">
        <w:rPr>
          <w:rStyle w:val="Hyperlink"/>
          <w:sz w:val="18"/>
          <w:szCs w:val="20"/>
          <w:rPrChange w:id="370" w:author="Narek Sahakyan" w:date="2014-08-20T10:05:00Z">
            <w:rPr>
              <w:rStyle w:val="Hyperlink"/>
              <w:sz w:val="18"/>
              <w:szCs w:val="22"/>
            </w:rPr>
          </w:rPrChange>
        </w:rPr>
        <w:t>http://www.ukmediacentre.pwc.com/News-Releases/Power-v-passion-Wealth-comes-second-to-location-and-tradition-when-projecting-World-Cup-winners-e94.aspx</w:t>
      </w:r>
      <w:r w:rsidRPr="006A727A">
        <w:rPr>
          <w:sz w:val="18"/>
          <w:szCs w:val="20"/>
          <w:rPrChange w:id="371" w:author="Narek Sahakyan" w:date="2014-08-20T10:05:00Z">
            <w:rPr>
              <w:color w:val="0000FF"/>
              <w:u w:val="single"/>
            </w:rPr>
          </w:rPrChange>
        </w:rPr>
        <w:fldChar w:fldCharType="end"/>
      </w:r>
    </w:p>
    <w:p w:rsidR="00BD1A5A" w:rsidRPr="00936F38" w:rsidRDefault="00BD1A5A" w:rsidP="003B2C64">
      <w:pPr>
        <w:spacing w:after="120" w:line="360" w:lineRule="auto"/>
        <w:rPr>
          <w:sz w:val="18"/>
          <w:szCs w:val="20"/>
        </w:rPr>
      </w:pPr>
      <w:r w:rsidRPr="00936F38">
        <w:rPr>
          <w:sz w:val="18"/>
          <w:szCs w:val="20"/>
        </w:rPr>
        <w:t>Schaffer, M.E</w:t>
      </w:r>
      <w:proofErr w:type="gramStart"/>
      <w:r w:rsidR="006A727A" w:rsidRPr="006A727A">
        <w:rPr>
          <w:i/>
          <w:sz w:val="18"/>
          <w:szCs w:val="20"/>
          <w:rPrChange w:id="372" w:author="Narek Sahakyan" w:date="2014-08-20T10:05:00Z">
            <w:rPr>
              <w:color w:val="0000FF"/>
              <w:sz w:val="18"/>
              <w:szCs w:val="22"/>
              <w:u w:val="single"/>
            </w:rPr>
          </w:rPrChange>
        </w:rPr>
        <w:t>.“</w:t>
      </w:r>
      <w:proofErr w:type="gramEnd"/>
      <w:r w:rsidR="006A727A" w:rsidRPr="006A727A">
        <w:rPr>
          <w:i/>
          <w:sz w:val="18"/>
          <w:szCs w:val="20"/>
          <w:rPrChange w:id="373" w:author="Narek Sahakyan" w:date="2014-08-20T10:05:00Z">
            <w:rPr>
              <w:color w:val="0000FF"/>
              <w:sz w:val="18"/>
              <w:szCs w:val="22"/>
              <w:u w:val="single"/>
            </w:rPr>
          </w:rPrChange>
        </w:rPr>
        <w:t>xtivreg2: Stata module to perform extended IV/2SLS, GMM and AC/HAC, LIML and k-class regression for panel data models.”</w:t>
      </w:r>
      <w:r w:rsidR="006B44DB" w:rsidRPr="00936F38">
        <w:rPr>
          <w:sz w:val="18"/>
          <w:szCs w:val="20"/>
        </w:rPr>
        <w:t xml:space="preserve"> </w:t>
      </w:r>
      <w:proofErr w:type="gramStart"/>
      <w:r w:rsidR="00B66BC8" w:rsidRPr="00936F38">
        <w:rPr>
          <w:sz w:val="18"/>
          <w:szCs w:val="20"/>
        </w:rPr>
        <w:t>IDEAS, 2010.</w:t>
      </w:r>
      <w:proofErr w:type="gramEnd"/>
      <w:r w:rsidR="00B66BC8" w:rsidRPr="00936F38">
        <w:rPr>
          <w:sz w:val="18"/>
          <w:szCs w:val="20"/>
        </w:rPr>
        <w:t xml:space="preserve"> </w:t>
      </w:r>
      <w:r w:rsidRPr="00936F38">
        <w:rPr>
          <w:sz w:val="18"/>
          <w:szCs w:val="20"/>
        </w:rPr>
        <w:t>http://ideas.repec.org/c/boc/bocode/s456501.html</w:t>
      </w:r>
    </w:p>
    <w:p w:rsidR="00A77B3E" w:rsidRPr="00936F38" w:rsidRDefault="0009263C" w:rsidP="003B2C64">
      <w:pPr>
        <w:spacing w:after="120" w:line="360" w:lineRule="auto"/>
        <w:rPr>
          <w:sz w:val="18"/>
          <w:szCs w:val="20"/>
        </w:rPr>
      </w:pPr>
      <w:proofErr w:type="spellStart"/>
      <w:r w:rsidRPr="00936F38">
        <w:rPr>
          <w:sz w:val="18"/>
          <w:szCs w:val="20"/>
        </w:rPr>
        <w:t>Torgler</w:t>
      </w:r>
      <w:proofErr w:type="spellEnd"/>
      <w:r w:rsidRPr="00936F38">
        <w:rPr>
          <w:sz w:val="18"/>
          <w:szCs w:val="20"/>
        </w:rPr>
        <w:t xml:space="preserve">, B. </w:t>
      </w:r>
      <w:r w:rsidR="006A727A" w:rsidRPr="006A727A">
        <w:rPr>
          <w:i/>
          <w:sz w:val="18"/>
          <w:szCs w:val="20"/>
          <w:rPrChange w:id="374" w:author="Narek Sahakyan" w:date="2014-08-20T10:05:00Z">
            <w:rPr>
              <w:color w:val="0000FF"/>
              <w:sz w:val="18"/>
              <w:szCs w:val="22"/>
              <w:u w:val="single"/>
            </w:rPr>
          </w:rPrChange>
        </w:rPr>
        <w:t>“The Economics of the FIFA Football World Cup.”</w:t>
      </w:r>
      <w:r w:rsidR="00936F38">
        <w:rPr>
          <w:i/>
          <w:sz w:val="18"/>
          <w:szCs w:val="20"/>
        </w:rPr>
        <w:t xml:space="preserve"> </w:t>
      </w:r>
      <w:proofErr w:type="spellStart"/>
      <w:r w:rsidRPr="00936F38">
        <w:rPr>
          <w:sz w:val="18"/>
          <w:szCs w:val="20"/>
        </w:rPr>
        <w:t>Kyklos</w:t>
      </w:r>
      <w:proofErr w:type="spellEnd"/>
      <w:r w:rsidR="00B66BC8" w:rsidRPr="00936F38">
        <w:rPr>
          <w:i/>
          <w:sz w:val="18"/>
          <w:szCs w:val="20"/>
        </w:rPr>
        <w:t xml:space="preserve">, </w:t>
      </w:r>
      <w:r w:rsidR="00B66BC8" w:rsidRPr="00936F38">
        <w:rPr>
          <w:sz w:val="18"/>
          <w:szCs w:val="20"/>
        </w:rPr>
        <w:t>2004,</w:t>
      </w:r>
      <w:r w:rsidRPr="00936F38">
        <w:rPr>
          <w:sz w:val="18"/>
          <w:szCs w:val="20"/>
        </w:rPr>
        <w:t xml:space="preserve"> 57: 287-300.</w:t>
      </w:r>
    </w:p>
    <w:p w:rsidR="00A77B3E" w:rsidRPr="00936F38" w:rsidRDefault="0009263C" w:rsidP="003B2C64">
      <w:pPr>
        <w:spacing w:after="120" w:line="360" w:lineRule="auto"/>
        <w:rPr>
          <w:sz w:val="18"/>
          <w:szCs w:val="20"/>
        </w:rPr>
      </w:pPr>
      <w:proofErr w:type="spellStart"/>
      <w:r w:rsidRPr="00936F38">
        <w:rPr>
          <w:sz w:val="18"/>
          <w:szCs w:val="20"/>
        </w:rPr>
        <w:t>Torgler</w:t>
      </w:r>
      <w:proofErr w:type="spellEnd"/>
      <w:r w:rsidRPr="00936F38">
        <w:rPr>
          <w:sz w:val="18"/>
          <w:szCs w:val="20"/>
        </w:rPr>
        <w:t xml:space="preserve">, B. </w:t>
      </w:r>
      <w:r w:rsidR="006A727A" w:rsidRPr="006A727A">
        <w:rPr>
          <w:i/>
          <w:sz w:val="18"/>
          <w:szCs w:val="20"/>
          <w:rPrChange w:id="375" w:author="Narek Sahakyan" w:date="2014-08-20T10:05:00Z">
            <w:rPr>
              <w:color w:val="0000FF"/>
              <w:sz w:val="18"/>
              <w:szCs w:val="22"/>
              <w:u w:val="single"/>
            </w:rPr>
          </w:rPrChange>
        </w:rPr>
        <w:t xml:space="preserve">“What shapes player performance in soccer?  </w:t>
      </w:r>
      <w:proofErr w:type="gramStart"/>
      <w:r w:rsidR="006A727A" w:rsidRPr="006A727A">
        <w:rPr>
          <w:i/>
          <w:sz w:val="18"/>
          <w:szCs w:val="20"/>
          <w:rPrChange w:id="376" w:author="Narek Sahakyan" w:date="2014-08-20T10:05:00Z">
            <w:rPr>
              <w:color w:val="0000FF"/>
              <w:sz w:val="18"/>
              <w:szCs w:val="22"/>
              <w:u w:val="single"/>
            </w:rPr>
          </w:rPrChange>
        </w:rPr>
        <w:t>Empirical findings from a panel analysis.”</w:t>
      </w:r>
      <w:proofErr w:type="gramEnd"/>
      <w:r w:rsidR="00B66BC8" w:rsidRPr="00936F38">
        <w:rPr>
          <w:sz w:val="18"/>
          <w:szCs w:val="20"/>
        </w:rPr>
        <w:t xml:space="preserve"> </w:t>
      </w:r>
      <w:proofErr w:type="gramStart"/>
      <w:r w:rsidRPr="00936F38">
        <w:rPr>
          <w:sz w:val="18"/>
          <w:szCs w:val="20"/>
        </w:rPr>
        <w:t>Applied Economics</w:t>
      </w:r>
      <w:r w:rsidR="00B66BC8" w:rsidRPr="00936F38">
        <w:rPr>
          <w:sz w:val="18"/>
          <w:szCs w:val="20"/>
        </w:rPr>
        <w:t>, 2007,</w:t>
      </w:r>
      <w:r w:rsidRPr="00936F38">
        <w:rPr>
          <w:sz w:val="18"/>
          <w:szCs w:val="20"/>
        </w:rPr>
        <w:t xml:space="preserve"> 39: 2355-2369.</w:t>
      </w:r>
      <w:proofErr w:type="gramEnd"/>
    </w:p>
    <w:p w:rsidR="00A77B3E" w:rsidRPr="00936F38" w:rsidRDefault="0009263C" w:rsidP="003B2C64">
      <w:pPr>
        <w:spacing w:after="120" w:line="360" w:lineRule="auto"/>
        <w:rPr>
          <w:sz w:val="18"/>
          <w:szCs w:val="20"/>
        </w:rPr>
      </w:pPr>
      <w:proofErr w:type="spellStart"/>
      <w:r w:rsidRPr="00936F38">
        <w:rPr>
          <w:sz w:val="18"/>
          <w:szCs w:val="20"/>
        </w:rPr>
        <w:t>Torgler</w:t>
      </w:r>
      <w:proofErr w:type="spellEnd"/>
      <w:r w:rsidRPr="00936F38">
        <w:rPr>
          <w:sz w:val="18"/>
          <w:szCs w:val="20"/>
        </w:rPr>
        <w:t>, B.</w:t>
      </w:r>
      <w:r w:rsidR="00B66BC8" w:rsidRPr="00936F38">
        <w:rPr>
          <w:sz w:val="18"/>
          <w:szCs w:val="20"/>
        </w:rPr>
        <w:t xml:space="preserve"> </w:t>
      </w:r>
      <w:r w:rsidR="006A727A" w:rsidRPr="006A727A">
        <w:rPr>
          <w:i/>
          <w:sz w:val="18"/>
          <w:szCs w:val="20"/>
          <w:rPrChange w:id="377" w:author="Narek Sahakyan" w:date="2014-08-20T10:05:00Z">
            <w:rPr>
              <w:color w:val="0000FF"/>
              <w:sz w:val="18"/>
              <w:szCs w:val="22"/>
              <w:u w:val="single"/>
            </w:rPr>
          </w:rPrChange>
        </w:rPr>
        <w:t>“The Determinants of Women’s International Soccer Performances.”</w:t>
      </w:r>
      <w:r w:rsidR="00936F38">
        <w:rPr>
          <w:i/>
          <w:sz w:val="18"/>
          <w:szCs w:val="20"/>
        </w:rPr>
        <w:t xml:space="preserve"> </w:t>
      </w:r>
      <w:r w:rsidRPr="00936F38">
        <w:rPr>
          <w:sz w:val="18"/>
          <w:szCs w:val="20"/>
        </w:rPr>
        <w:t>International Journal of Sports Management and Marketing</w:t>
      </w:r>
      <w:r w:rsidR="00B66BC8" w:rsidRPr="00936F38">
        <w:rPr>
          <w:sz w:val="18"/>
          <w:szCs w:val="20"/>
        </w:rPr>
        <w:t>, 2008,</w:t>
      </w:r>
      <w:r w:rsidRPr="00936F38">
        <w:rPr>
          <w:sz w:val="18"/>
          <w:szCs w:val="20"/>
        </w:rPr>
        <w:t xml:space="preserve"> 3(4): 305-318.</w:t>
      </w:r>
    </w:p>
    <w:p w:rsidR="007B0AF9" w:rsidRPr="003826D1" w:rsidRDefault="006A727A" w:rsidP="003B2C64">
      <w:pPr>
        <w:spacing w:after="120" w:line="360" w:lineRule="auto"/>
        <w:rPr>
          <w:sz w:val="18"/>
          <w:szCs w:val="20"/>
        </w:rPr>
      </w:pPr>
      <w:r w:rsidRPr="006A727A">
        <w:rPr>
          <w:sz w:val="18"/>
          <w:szCs w:val="20"/>
          <w:rPrChange w:id="378" w:author="Narek Sahakyan" w:date="2014-08-20T10:05:00Z">
            <w:rPr>
              <w:color w:val="0000FF"/>
              <w:sz w:val="18"/>
              <w:szCs w:val="22"/>
              <w:u w:val="single"/>
            </w:rPr>
          </w:rPrChange>
        </w:rPr>
        <w:t xml:space="preserve">Yamamura E. </w:t>
      </w:r>
      <w:r w:rsidRPr="006A727A">
        <w:rPr>
          <w:i/>
          <w:sz w:val="18"/>
          <w:szCs w:val="20"/>
          <w:rPrChange w:id="379" w:author="Narek Sahakyan" w:date="2014-08-20T10:05:00Z">
            <w:rPr>
              <w:color w:val="0000FF"/>
              <w:sz w:val="18"/>
              <w:szCs w:val="22"/>
              <w:u w:val="single"/>
            </w:rPr>
          </w:rPrChange>
        </w:rPr>
        <w:t>“Effect of Linguistic Heterogeneity on Technology Transfer: An Economic Study of FIFA Football Rankings.”</w:t>
      </w:r>
      <w:r w:rsidR="00936F38">
        <w:rPr>
          <w:i/>
          <w:sz w:val="18"/>
          <w:szCs w:val="20"/>
        </w:rPr>
        <w:t xml:space="preserve"> </w:t>
      </w:r>
      <w:r w:rsidR="00B66BC8" w:rsidRPr="00936F38">
        <w:rPr>
          <w:sz w:val="18"/>
          <w:szCs w:val="20"/>
        </w:rPr>
        <w:t xml:space="preserve">2008, </w:t>
      </w:r>
      <w:r w:rsidR="0009263C" w:rsidRPr="00936F38">
        <w:rPr>
          <w:sz w:val="18"/>
          <w:szCs w:val="20"/>
        </w:rPr>
        <w:t xml:space="preserve">Mimeo, </w:t>
      </w:r>
      <w:r w:rsidRPr="006A727A">
        <w:rPr>
          <w:sz w:val="18"/>
          <w:szCs w:val="20"/>
          <w:rPrChange w:id="380" w:author="Narek Sahakyan" w:date="2014-08-20T10:05:00Z">
            <w:rPr>
              <w:color w:val="0000FF"/>
              <w:u w:val="single"/>
            </w:rPr>
          </w:rPrChange>
        </w:rPr>
        <w:fldChar w:fldCharType="begin"/>
      </w:r>
      <w:r w:rsidRPr="006A727A">
        <w:rPr>
          <w:sz w:val="18"/>
          <w:szCs w:val="20"/>
          <w:rPrChange w:id="381" w:author="Narek Sahakyan" w:date="2014-08-20T10:05:00Z">
            <w:rPr>
              <w:color w:val="0000FF"/>
              <w:u w:val="single"/>
            </w:rPr>
          </w:rPrChange>
        </w:rPr>
        <w:instrText>HYPERLINK "http://mpra.ub.uni-muenchen.de/10305/"</w:instrText>
      </w:r>
      <w:r w:rsidRPr="006A727A">
        <w:rPr>
          <w:sz w:val="18"/>
          <w:szCs w:val="20"/>
          <w:rPrChange w:id="382" w:author="Narek Sahakyan" w:date="2014-08-20T10:05:00Z">
            <w:rPr>
              <w:color w:val="0000FF"/>
              <w:u w:val="single"/>
            </w:rPr>
          </w:rPrChange>
        </w:rPr>
        <w:fldChar w:fldCharType="separate"/>
      </w:r>
      <w:r w:rsidRPr="006A727A">
        <w:rPr>
          <w:sz w:val="18"/>
          <w:szCs w:val="20"/>
          <w:rPrChange w:id="383" w:author="Narek Sahakyan" w:date="2014-08-20T10:05:00Z">
            <w:rPr>
              <w:color w:val="0000FF"/>
              <w:sz w:val="18"/>
              <w:szCs w:val="22"/>
              <w:u w:val="single"/>
            </w:rPr>
          </w:rPrChange>
        </w:rPr>
        <w:t>http</w:t>
      </w:r>
      <w:r w:rsidRPr="006A727A">
        <w:rPr>
          <w:sz w:val="18"/>
          <w:szCs w:val="20"/>
          <w:rPrChange w:id="384" w:author="Narek Sahakyan" w:date="2014-08-20T10:05:00Z">
            <w:rPr>
              <w:color w:val="0000FF"/>
              <w:u w:val="single"/>
            </w:rPr>
          </w:rPrChange>
        </w:rPr>
        <w:fldChar w:fldCharType="end"/>
      </w:r>
      <w:r w:rsidRPr="006A727A">
        <w:rPr>
          <w:sz w:val="18"/>
          <w:szCs w:val="20"/>
          <w:rPrChange w:id="385" w:author="Narek Sahakyan" w:date="2014-08-20T10:05:00Z">
            <w:rPr>
              <w:color w:val="0000FF"/>
              <w:u w:val="single"/>
            </w:rPr>
          </w:rPrChange>
        </w:rPr>
        <w:fldChar w:fldCharType="begin"/>
      </w:r>
      <w:r w:rsidRPr="006A727A">
        <w:rPr>
          <w:sz w:val="18"/>
          <w:szCs w:val="20"/>
          <w:rPrChange w:id="386" w:author="Narek Sahakyan" w:date="2014-08-20T10:05:00Z">
            <w:rPr>
              <w:color w:val="0000FF"/>
              <w:u w:val="single"/>
            </w:rPr>
          </w:rPrChange>
        </w:rPr>
        <w:instrText>HYPERLINK "http://mpra.ub.uni-muenchen.de/10305/"</w:instrText>
      </w:r>
      <w:r w:rsidRPr="006A727A">
        <w:rPr>
          <w:sz w:val="18"/>
          <w:szCs w:val="20"/>
          <w:rPrChange w:id="387" w:author="Narek Sahakyan" w:date="2014-08-20T10:05:00Z">
            <w:rPr>
              <w:color w:val="0000FF"/>
              <w:u w:val="single"/>
            </w:rPr>
          </w:rPrChange>
        </w:rPr>
        <w:fldChar w:fldCharType="separate"/>
      </w:r>
      <w:proofErr w:type="gramStart"/>
      <w:r w:rsidRPr="006A727A">
        <w:rPr>
          <w:sz w:val="18"/>
          <w:szCs w:val="20"/>
          <w:rPrChange w:id="388" w:author="Narek Sahakyan" w:date="2014-08-20T10:05:00Z">
            <w:rPr>
              <w:color w:val="0000FF"/>
              <w:sz w:val="18"/>
              <w:szCs w:val="22"/>
              <w:u w:val="single"/>
            </w:rPr>
          </w:rPrChange>
        </w:rPr>
        <w:t>:/</w:t>
      </w:r>
      <w:proofErr w:type="gramEnd"/>
      <w:r w:rsidRPr="006A727A">
        <w:rPr>
          <w:sz w:val="18"/>
          <w:szCs w:val="20"/>
          <w:rPrChange w:id="389" w:author="Narek Sahakyan" w:date="2014-08-20T10:05:00Z">
            <w:rPr>
              <w:color w:val="0000FF"/>
              <w:sz w:val="18"/>
              <w:szCs w:val="22"/>
              <w:u w:val="single"/>
            </w:rPr>
          </w:rPrChange>
        </w:rPr>
        <w:t>/</w:t>
      </w:r>
      <w:r w:rsidRPr="006A727A">
        <w:rPr>
          <w:sz w:val="18"/>
          <w:szCs w:val="20"/>
          <w:rPrChange w:id="390" w:author="Narek Sahakyan" w:date="2014-08-20T10:05:00Z">
            <w:rPr>
              <w:color w:val="0000FF"/>
              <w:u w:val="single"/>
            </w:rPr>
          </w:rPrChange>
        </w:rPr>
        <w:fldChar w:fldCharType="end"/>
      </w:r>
      <w:r w:rsidRPr="006A727A">
        <w:rPr>
          <w:sz w:val="18"/>
          <w:szCs w:val="20"/>
          <w:rPrChange w:id="391" w:author="Narek Sahakyan" w:date="2014-08-20T10:05:00Z">
            <w:rPr>
              <w:color w:val="0000FF"/>
              <w:u w:val="single"/>
            </w:rPr>
          </w:rPrChange>
        </w:rPr>
        <w:fldChar w:fldCharType="begin"/>
      </w:r>
      <w:r w:rsidRPr="006A727A">
        <w:rPr>
          <w:sz w:val="18"/>
          <w:szCs w:val="20"/>
          <w:rPrChange w:id="392" w:author="Narek Sahakyan" w:date="2014-08-20T10:05:00Z">
            <w:rPr>
              <w:color w:val="0000FF"/>
              <w:u w:val="single"/>
            </w:rPr>
          </w:rPrChange>
        </w:rPr>
        <w:instrText>HYPERLINK "http://mpra.ub.uni-muenchen.de/10305/"</w:instrText>
      </w:r>
      <w:r w:rsidRPr="006A727A">
        <w:rPr>
          <w:sz w:val="18"/>
          <w:szCs w:val="20"/>
          <w:rPrChange w:id="393" w:author="Narek Sahakyan" w:date="2014-08-20T10:05:00Z">
            <w:rPr>
              <w:color w:val="0000FF"/>
              <w:u w:val="single"/>
            </w:rPr>
          </w:rPrChange>
        </w:rPr>
        <w:fldChar w:fldCharType="separate"/>
      </w:r>
      <w:r w:rsidRPr="006A727A">
        <w:rPr>
          <w:sz w:val="18"/>
          <w:szCs w:val="20"/>
          <w:rPrChange w:id="394" w:author="Narek Sahakyan" w:date="2014-08-20T10:05:00Z">
            <w:rPr>
              <w:color w:val="0000FF"/>
              <w:sz w:val="18"/>
              <w:szCs w:val="22"/>
              <w:u w:val="single"/>
            </w:rPr>
          </w:rPrChange>
        </w:rPr>
        <w:t>mpra</w:t>
      </w:r>
      <w:r w:rsidRPr="006A727A">
        <w:rPr>
          <w:sz w:val="18"/>
          <w:szCs w:val="20"/>
          <w:rPrChange w:id="395" w:author="Narek Sahakyan" w:date="2014-08-20T10:05:00Z">
            <w:rPr>
              <w:color w:val="0000FF"/>
              <w:u w:val="single"/>
            </w:rPr>
          </w:rPrChange>
        </w:rPr>
        <w:fldChar w:fldCharType="end"/>
      </w:r>
      <w:r w:rsidRPr="006A727A">
        <w:rPr>
          <w:sz w:val="18"/>
          <w:szCs w:val="20"/>
          <w:rPrChange w:id="396" w:author="Narek Sahakyan" w:date="2014-08-20T10:05:00Z">
            <w:rPr>
              <w:color w:val="0000FF"/>
              <w:u w:val="single"/>
            </w:rPr>
          </w:rPrChange>
        </w:rPr>
        <w:fldChar w:fldCharType="begin"/>
      </w:r>
      <w:r w:rsidRPr="006A727A">
        <w:rPr>
          <w:sz w:val="18"/>
          <w:szCs w:val="20"/>
          <w:rPrChange w:id="397" w:author="Narek Sahakyan" w:date="2014-08-20T10:05:00Z">
            <w:rPr>
              <w:color w:val="0000FF"/>
              <w:u w:val="single"/>
            </w:rPr>
          </w:rPrChange>
        </w:rPr>
        <w:instrText>HYPERLINK "http://mpra.ub.uni-muenchen.de/10305/"</w:instrText>
      </w:r>
      <w:r w:rsidRPr="006A727A">
        <w:rPr>
          <w:sz w:val="18"/>
          <w:szCs w:val="20"/>
          <w:rPrChange w:id="398" w:author="Narek Sahakyan" w:date="2014-08-20T10:05:00Z">
            <w:rPr>
              <w:color w:val="0000FF"/>
              <w:u w:val="single"/>
            </w:rPr>
          </w:rPrChange>
        </w:rPr>
        <w:fldChar w:fldCharType="separate"/>
      </w:r>
      <w:r w:rsidRPr="006A727A">
        <w:rPr>
          <w:sz w:val="18"/>
          <w:szCs w:val="20"/>
          <w:rPrChange w:id="399" w:author="Narek Sahakyan" w:date="2014-08-20T10:05:00Z">
            <w:rPr>
              <w:color w:val="0000FF"/>
              <w:sz w:val="18"/>
              <w:szCs w:val="22"/>
              <w:u w:val="single"/>
            </w:rPr>
          </w:rPrChange>
        </w:rPr>
        <w:t>.</w:t>
      </w:r>
      <w:r w:rsidRPr="006A727A">
        <w:rPr>
          <w:sz w:val="18"/>
          <w:szCs w:val="20"/>
          <w:rPrChange w:id="400" w:author="Narek Sahakyan" w:date="2014-08-20T10:05:00Z">
            <w:rPr>
              <w:color w:val="0000FF"/>
              <w:u w:val="single"/>
            </w:rPr>
          </w:rPrChange>
        </w:rPr>
        <w:fldChar w:fldCharType="end"/>
      </w:r>
      <w:r w:rsidRPr="006A727A">
        <w:rPr>
          <w:sz w:val="18"/>
          <w:szCs w:val="20"/>
          <w:rPrChange w:id="401" w:author="Narek Sahakyan" w:date="2014-08-20T10:05:00Z">
            <w:rPr>
              <w:color w:val="0000FF"/>
              <w:u w:val="single"/>
            </w:rPr>
          </w:rPrChange>
        </w:rPr>
        <w:fldChar w:fldCharType="begin"/>
      </w:r>
      <w:r w:rsidRPr="006A727A">
        <w:rPr>
          <w:sz w:val="18"/>
          <w:szCs w:val="20"/>
          <w:rPrChange w:id="402" w:author="Narek Sahakyan" w:date="2014-08-20T10:05:00Z">
            <w:rPr>
              <w:color w:val="0000FF"/>
              <w:u w:val="single"/>
            </w:rPr>
          </w:rPrChange>
        </w:rPr>
        <w:instrText>HYPERLINK "http://mpra.ub.uni-muenchen.de/10305/"</w:instrText>
      </w:r>
      <w:r w:rsidRPr="006A727A">
        <w:rPr>
          <w:sz w:val="18"/>
          <w:szCs w:val="20"/>
          <w:rPrChange w:id="403" w:author="Narek Sahakyan" w:date="2014-08-20T10:05:00Z">
            <w:rPr>
              <w:color w:val="0000FF"/>
              <w:u w:val="single"/>
            </w:rPr>
          </w:rPrChange>
        </w:rPr>
        <w:fldChar w:fldCharType="separate"/>
      </w:r>
      <w:proofErr w:type="gramStart"/>
      <w:r w:rsidRPr="006A727A">
        <w:rPr>
          <w:sz w:val="18"/>
          <w:szCs w:val="20"/>
          <w:rPrChange w:id="404" w:author="Narek Sahakyan" w:date="2014-08-20T10:05:00Z">
            <w:rPr>
              <w:color w:val="0000FF"/>
              <w:sz w:val="18"/>
              <w:szCs w:val="22"/>
              <w:u w:val="single"/>
            </w:rPr>
          </w:rPrChange>
        </w:rPr>
        <w:t>ub</w:t>
      </w:r>
      <w:proofErr w:type="gramEnd"/>
      <w:r w:rsidRPr="006A727A">
        <w:rPr>
          <w:sz w:val="18"/>
          <w:szCs w:val="20"/>
          <w:rPrChange w:id="405" w:author="Narek Sahakyan" w:date="2014-08-20T10:05:00Z">
            <w:rPr>
              <w:color w:val="0000FF"/>
              <w:u w:val="single"/>
            </w:rPr>
          </w:rPrChange>
        </w:rPr>
        <w:fldChar w:fldCharType="end"/>
      </w:r>
      <w:r w:rsidRPr="006A727A">
        <w:rPr>
          <w:sz w:val="18"/>
          <w:szCs w:val="20"/>
          <w:rPrChange w:id="406" w:author="Narek Sahakyan" w:date="2014-08-20T10:05:00Z">
            <w:rPr>
              <w:color w:val="0000FF"/>
              <w:u w:val="single"/>
            </w:rPr>
          </w:rPrChange>
        </w:rPr>
        <w:fldChar w:fldCharType="begin"/>
      </w:r>
      <w:r w:rsidRPr="006A727A">
        <w:rPr>
          <w:sz w:val="18"/>
          <w:szCs w:val="20"/>
          <w:rPrChange w:id="407" w:author="Narek Sahakyan" w:date="2014-08-20T10:05:00Z">
            <w:rPr>
              <w:color w:val="0000FF"/>
              <w:u w:val="single"/>
            </w:rPr>
          </w:rPrChange>
        </w:rPr>
        <w:instrText>HYPERLINK "http://mpra.ub.uni-muenchen.de/10305/"</w:instrText>
      </w:r>
      <w:r w:rsidRPr="006A727A">
        <w:rPr>
          <w:sz w:val="18"/>
          <w:szCs w:val="20"/>
          <w:rPrChange w:id="408" w:author="Narek Sahakyan" w:date="2014-08-20T10:05:00Z">
            <w:rPr>
              <w:color w:val="0000FF"/>
              <w:u w:val="single"/>
            </w:rPr>
          </w:rPrChange>
        </w:rPr>
        <w:fldChar w:fldCharType="separate"/>
      </w:r>
      <w:r w:rsidRPr="006A727A">
        <w:rPr>
          <w:sz w:val="18"/>
          <w:szCs w:val="20"/>
          <w:rPrChange w:id="409" w:author="Narek Sahakyan" w:date="2014-08-20T10:05:00Z">
            <w:rPr>
              <w:color w:val="0000FF"/>
              <w:sz w:val="18"/>
              <w:szCs w:val="22"/>
              <w:u w:val="single"/>
            </w:rPr>
          </w:rPrChange>
        </w:rPr>
        <w:t>.</w:t>
      </w:r>
      <w:r w:rsidRPr="006A727A">
        <w:rPr>
          <w:sz w:val="18"/>
          <w:szCs w:val="20"/>
          <w:rPrChange w:id="410" w:author="Narek Sahakyan" w:date="2014-08-20T10:05:00Z">
            <w:rPr>
              <w:color w:val="0000FF"/>
              <w:u w:val="single"/>
            </w:rPr>
          </w:rPrChange>
        </w:rPr>
        <w:fldChar w:fldCharType="end"/>
      </w:r>
      <w:r w:rsidRPr="006A727A">
        <w:rPr>
          <w:sz w:val="18"/>
          <w:szCs w:val="20"/>
          <w:rPrChange w:id="411" w:author="Narek Sahakyan" w:date="2014-08-20T10:05:00Z">
            <w:rPr>
              <w:color w:val="0000FF"/>
              <w:u w:val="single"/>
            </w:rPr>
          </w:rPrChange>
        </w:rPr>
        <w:fldChar w:fldCharType="begin"/>
      </w:r>
      <w:r w:rsidRPr="006A727A">
        <w:rPr>
          <w:sz w:val="18"/>
          <w:szCs w:val="20"/>
          <w:rPrChange w:id="412" w:author="Narek Sahakyan" w:date="2014-08-20T10:05:00Z">
            <w:rPr>
              <w:color w:val="0000FF"/>
              <w:u w:val="single"/>
            </w:rPr>
          </w:rPrChange>
        </w:rPr>
        <w:instrText>HYPERLINK "http://mpra.ub.uni-muenchen.de/10305/"</w:instrText>
      </w:r>
      <w:r w:rsidRPr="006A727A">
        <w:rPr>
          <w:sz w:val="18"/>
          <w:szCs w:val="20"/>
          <w:rPrChange w:id="413" w:author="Narek Sahakyan" w:date="2014-08-20T10:05:00Z">
            <w:rPr>
              <w:color w:val="0000FF"/>
              <w:u w:val="single"/>
            </w:rPr>
          </w:rPrChange>
        </w:rPr>
        <w:fldChar w:fldCharType="separate"/>
      </w:r>
      <w:proofErr w:type="gramStart"/>
      <w:r w:rsidRPr="006A727A">
        <w:rPr>
          <w:sz w:val="18"/>
          <w:szCs w:val="20"/>
          <w:rPrChange w:id="414" w:author="Narek Sahakyan" w:date="2014-08-20T10:05:00Z">
            <w:rPr>
              <w:color w:val="0000FF"/>
              <w:sz w:val="18"/>
              <w:szCs w:val="22"/>
              <w:u w:val="single"/>
            </w:rPr>
          </w:rPrChange>
        </w:rPr>
        <w:t>uni</w:t>
      </w:r>
      <w:r w:rsidRPr="006A727A">
        <w:rPr>
          <w:sz w:val="18"/>
          <w:szCs w:val="20"/>
          <w:rPrChange w:id="415" w:author="Narek Sahakyan" w:date="2014-08-20T10:05:00Z">
            <w:rPr>
              <w:color w:val="0000FF"/>
              <w:u w:val="single"/>
            </w:rPr>
          </w:rPrChange>
        </w:rPr>
        <w:fldChar w:fldCharType="end"/>
      </w:r>
      <w:r w:rsidRPr="006A727A">
        <w:rPr>
          <w:sz w:val="18"/>
          <w:szCs w:val="20"/>
          <w:rPrChange w:id="416" w:author="Narek Sahakyan" w:date="2014-08-20T10:05:00Z">
            <w:rPr>
              <w:color w:val="0000FF"/>
              <w:u w:val="single"/>
            </w:rPr>
          </w:rPrChange>
        </w:rPr>
        <w:fldChar w:fldCharType="begin"/>
      </w:r>
      <w:r w:rsidRPr="006A727A">
        <w:rPr>
          <w:sz w:val="18"/>
          <w:szCs w:val="20"/>
          <w:rPrChange w:id="417" w:author="Narek Sahakyan" w:date="2014-08-20T10:05:00Z">
            <w:rPr>
              <w:color w:val="0000FF"/>
              <w:u w:val="single"/>
            </w:rPr>
          </w:rPrChange>
        </w:rPr>
        <w:instrText>HYPERLINK "http://mpra.ub.uni-muenchen.de/10305/"</w:instrText>
      </w:r>
      <w:r w:rsidRPr="006A727A">
        <w:rPr>
          <w:sz w:val="18"/>
          <w:szCs w:val="20"/>
          <w:rPrChange w:id="418" w:author="Narek Sahakyan" w:date="2014-08-20T10:05:00Z">
            <w:rPr>
              <w:color w:val="0000FF"/>
              <w:u w:val="single"/>
            </w:rPr>
          </w:rPrChange>
        </w:rPr>
        <w:fldChar w:fldCharType="separate"/>
      </w:r>
      <w:r w:rsidRPr="006A727A">
        <w:rPr>
          <w:sz w:val="18"/>
          <w:szCs w:val="20"/>
          <w:rPrChange w:id="419" w:author="Narek Sahakyan" w:date="2014-08-20T10:05:00Z">
            <w:rPr>
              <w:color w:val="0000FF"/>
              <w:sz w:val="18"/>
              <w:szCs w:val="22"/>
              <w:u w:val="single"/>
            </w:rPr>
          </w:rPrChange>
        </w:rPr>
        <w:t>-</w:t>
      </w:r>
      <w:r w:rsidRPr="006A727A">
        <w:rPr>
          <w:sz w:val="18"/>
          <w:szCs w:val="20"/>
          <w:rPrChange w:id="420" w:author="Narek Sahakyan" w:date="2014-08-20T10:05:00Z">
            <w:rPr>
              <w:color w:val="0000FF"/>
              <w:u w:val="single"/>
            </w:rPr>
          </w:rPrChange>
        </w:rPr>
        <w:fldChar w:fldCharType="end"/>
      </w:r>
      <w:r w:rsidRPr="006A727A">
        <w:rPr>
          <w:sz w:val="18"/>
          <w:szCs w:val="20"/>
          <w:rPrChange w:id="421" w:author="Narek Sahakyan" w:date="2014-08-20T10:05:00Z">
            <w:rPr>
              <w:color w:val="0000FF"/>
              <w:u w:val="single"/>
            </w:rPr>
          </w:rPrChange>
        </w:rPr>
        <w:fldChar w:fldCharType="begin"/>
      </w:r>
      <w:r w:rsidRPr="006A727A">
        <w:rPr>
          <w:sz w:val="18"/>
          <w:szCs w:val="20"/>
          <w:rPrChange w:id="422" w:author="Narek Sahakyan" w:date="2014-08-20T10:05:00Z">
            <w:rPr>
              <w:color w:val="0000FF"/>
              <w:u w:val="single"/>
            </w:rPr>
          </w:rPrChange>
        </w:rPr>
        <w:instrText>HYPERLINK "http://mpra.ub.uni-muenchen.de/10305/"</w:instrText>
      </w:r>
      <w:r w:rsidRPr="006A727A">
        <w:rPr>
          <w:sz w:val="18"/>
          <w:szCs w:val="20"/>
          <w:rPrChange w:id="423" w:author="Narek Sahakyan" w:date="2014-08-20T10:05:00Z">
            <w:rPr>
              <w:color w:val="0000FF"/>
              <w:u w:val="single"/>
            </w:rPr>
          </w:rPrChange>
        </w:rPr>
        <w:fldChar w:fldCharType="separate"/>
      </w:r>
      <w:r w:rsidRPr="006A727A">
        <w:rPr>
          <w:sz w:val="18"/>
          <w:szCs w:val="20"/>
          <w:rPrChange w:id="424" w:author="Narek Sahakyan" w:date="2014-08-20T10:05:00Z">
            <w:rPr>
              <w:color w:val="0000FF"/>
              <w:sz w:val="18"/>
              <w:szCs w:val="22"/>
              <w:u w:val="single"/>
            </w:rPr>
          </w:rPrChange>
        </w:rPr>
        <w:t>muenchen</w:t>
      </w:r>
      <w:proofErr w:type="gramEnd"/>
      <w:r w:rsidRPr="006A727A">
        <w:rPr>
          <w:sz w:val="18"/>
          <w:szCs w:val="20"/>
          <w:rPrChange w:id="425" w:author="Narek Sahakyan" w:date="2014-08-20T10:05:00Z">
            <w:rPr>
              <w:color w:val="0000FF"/>
              <w:u w:val="single"/>
            </w:rPr>
          </w:rPrChange>
        </w:rPr>
        <w:fldChar w:fldCharType="end"/>
      </w:r>
      <w:r w:rsidRPr="006A727A">
        <w:rPr>
          <w:sz w:val="18"/>
          <w:szCs w:val="20"/>
          <w:rPrChange w:id="426" w:author="Narek Sahakyan" w:date="2014-08-20T10:05:00Z">
            <w:rPr>
              <w:color w:val="0000FF"/>
              <w:u w:val="single"/>
            </w:rPr>
          </w:rPrChange>
        </w:rPr>
        <w:fldChar w:fldCharType="begin"/>
      </w:r>
      <w:r w:rsidRPr="006A727A">
        <w:rPr>
          <w:sz w:val="18"/>
          <w:szCs w:val="20"/>
          <w:rPrChange w:id="427" w:author="Narek Sahakyan" w:date="2014-08-20T10:05:00Z">
            <w:rPr>
              <w:color w:val="0000FF"/>
              <w:u w:val="single"/>
            </w:rPr>
          </w:rPrChange>
        </w:rPr>
        <w:instrText>HYPERLINK "http://mpra.ub.uni-muenchen.de/10305/"</w:instrText>
      </w:r>
      <w:r w:rsidRPr="006A727A">
        <w:rPr>
          <w:sz w:val="18"/>
          <w:szCs w:val="20"/>
          <w:rPrChange w:id="428" w:author="Narek Sahakyan" w:date="2014-08-20T10:05:00Z">
            <w:rPr>
              <w:color w:val="0000FF"/>
              <w:u w:val="single"/>
            </w:rPr>
          </w:rPrChange>
        </w:rPr>
        <w:fldChar w:fldCharType="separate"/>
      </w:r>
      <w:r w:rsidRPr="006A727A">
        <w:rPr>
          <w:sz w:val="18"/>
          <w:szCs w:val="20"/>
          <w:rPrChange w:id="429" w:author="Narek Sahakyan" w:date="2014-08-20T10:05:00Z">
            <w:rPr>
              <w:color w:val="0000FF"/>
              <w:sz w:val="18"/>
              <w:szCs w:val="22"/>
              <w:u w:val="single"/>
            </w:rPr>
          </w:rPrChange>
        </w:rPr>
        <w:t>.</w:t>
      </w:r>
      <w:r w:rsidRPr="006A727A">
        <w:rPr>
          <w:sz w:val="18"/>
          <w:szCs w:val="20"/>
          <w:rPrChange w:id="430" w:author="Narek Sahakyan" w:date="2014-08-20T10:05:00Z">
            <w:rPr>
              <w:color w:val="0000FF"/>
              <w:u w:val="single"/>
            </w:rPr>
          </w:rPrChange>
        </w:rPr>
        <w:fldChar w:fldCharType="end"/>
      </w:r>
      <w:r w:rsidRPr="006A727A">
        <w:rPr>
          <w:sz w:val="18"/>
          <w:szCs w:val="20"/>
          <w:rPrChange w:id="431" w:author="Narek Sahakyan" w:date="2014-08-20T10:05:00Z">
            <w:rPr>
              <w:color w:val="0000FF"/>
              <w:u w:val="single"/>
            </w:rPr>
          </w:rPrChange>
        </w:rPr>
        <w:fldChar w:fldCharType="begin"/>
      </w:r>
      <w:r w:rsidRPr="006A727A">
        <w:rPr>
          <w:sz w:val="18"/>
          <w:szCs w:val="20"/>
          <w:rPrChange w:id="432" w:author="Narek Sahakyan" w:date="2014-08-20T10:05:00Z">
            <w:rPr>
              <w:color w:val="0000FF"/>
              <w:u w:val="single"/>
            </w:rPr>
          </w:rPrChange>
        </w:rPr>
        <w:instrText>HYPERLINK "http://mpra.ub.uni-muenchen.de/10305/"</w:instrText>
      </w:r>
      <w:r w:rsidRPr="006A727A">
        <w:rPr>
          <w:sz w:val="18"/>
          <w:szCs w:val="20"/>
          <w:rPrChange w:id="433" w:author="Narek Sahakyan" w:date="2014-08-20T10:05:00Z">
            <w:rPr>
              <w:color w:val="0000FF"/>
              <w:u w:val="single"/>
            </w:rPr>
          </w:rPrChange>
        </w:rPr>
        <w:fldChar w:fldCharType="separate"/>
      </w:r>
      <w:proofErr w:type="gramStart"/>
      <w:r w:rsidRPr="006A727A">
        <w:rPr>
          <w:sz w:val="18"/>
          <w:szCs w:val="20"/>
          <w:rPrChange w:id="434" w:author="Narek Sahakyan" w:date="2014-08-20T10:05:00Z">
            <w:rPr>
              <w:color w:val="0000FF"/>
              <w:sz w:val="18"/>
              <w:szCs w:val="22"/>
              <w:u w:val="single"/>
            </w:rPr>
          </w:rPrChange>
        </w:rPr>
        <w:t>de</w:t>
      </w:r>
      <w:proofErr w:type="gramEnd"/>
      <w:r w:rsidRPr="006A727A">
        <w:rPr>
          <w:sz w:val="18"/>
          <w:szCs w:val="20"/>
          <w:rPrChange w:id="435" w:author="Narek Sahakyan" w:date="2014-08-20T10:05:00Z">
            <w:rPr>
              <w:color w:val="0000FF"/>
              <w:u w:val="single"/>
            </w:rPr>
          </w:rPrChange>
        </w:rPr>
        <w:fldChar w:fldCharType="end"/>
      </w:r>
      <w:r w:rsidRPr="006A727A">
        <w:rPr>
          <w:sz w:val="18"/>
          <w:szCs w:val="20"/>
          <w:rPrChange w:id="436" w:author="Narek Sahakyan" w:date="2014-08-20T10:05:00Z">
            <w:rPr>
              <w:color w:val="0000FF"/>
              <w:u w:val="single"/>
            </w:rPr>
          </w:rPrChange>
        </w:rPr>
        <w:fldChar w:fldCharType="begin"/>
      </w:r>
      <w:r w:rsidRPr="006A727A">
        <w:rPr>
          <w:sz w:val="18"/>
          <w:szCs w:val="20"/>
          <w:rPrChange w:id="437" w:author="Narek Sahakyan" w:date="2014-08-20T10:05:00Z">
            <w:rPr>
              <w:color w:val="0000FF"/>
              <w:u w:val="single"/>
            </w:rPr>
          </w:rPrChange>
        </w:rPr>
        <w:instrText>HYPERLINK "http://mpra.ub.uni-muenchen.de/10305/"</w:instrText>
      </w:r>
      <w:r w:rsidRPr="006A727A">
        <w:rPr>
          <w:sz w:val="18"/>
          <w:szCs w:val="20"/>
          <w:rPrChange w:id="438" w:author="Narek Sahakyan" w:date="2014-08-20T10:05:00Z">
            <w:rPr>
              <w:color w:val="0000FF"/>
              <w:u w:val="single"/>
            </w:rPr>
          </w:rPrChange>
        </w:rPr>
        <w:fldChar w:fldCharType="separate"/>
      </w:r>
      <w:r w:rsidRPr="006A727A">
        <w:rPr>
          <w:sz w:val="18"/>
          <w:szCs w:val="20"/>
          <w:rPrChange w:id="439" w:author="Narek Sahakyan" w:date="2014-08-20T10:05:00Z">
            <w:rPr>
              <w:color w:val="0000FF"/>
              <w:sz w:val="18"/>
              <w:szCs w:val="22"/>
              <w:u w:val="single"/>
            </w:rPr>
          </w:rPrChange>
        </w:rPr>
        <w:t>/10305/</w:t>
      </w:r>
      <w:r w:rsidRPr="006A727A">
        <w:rPr>
          <w:sz w:val="18"/>
          <w:szCs w:val="20"/>
          <w:rPrChange w:id="440" w:author="Narek Sahakyan" w:date="2014-08-20T10:05:00Z">
            <w:rPr>
              <w:color w:val="0000FF"/>
              <w:u w:val="single"/>
            </w:rPr>
          </w:rPrChange>
        </w:rPr>
        <w:fldChar w:fldCharType="end"/>
      </w:r>
      <w:r w:rsidR="0009263C" w:rsidRPr="003826D1">
        <w:rPr>
          <w:sz w:val="18"/>
          <w:szCs w:val="20"/>
        </w:rPr>
        <w:t>.</w:t>
      </w:r>
    </w:p>
    <w:p w:rsidR="00D44100" w:rsidRPr="00CC4C7A" w:rsidRDefault="006A727A" w:rsidP="00D44100">
      <w:pPr>
        <w:rPr>
          <w:sz w:val="20"/>
          <w:szCs w:val="20"/>
          <w:rPrChange w:id="441" w:author="Narek" w:date="2014-08-20T01:00:00Z">
            <w:rPr>
              <w:sz w:val="22"/>
              <w:szCs w:val="22"/>
            </w:rPr>
          </w:rPrChange>
        </w:rPr>
      </w:pPr>
      <w:r w:rsidRPr="006A727A">
        <w:rPr>
          <w:sz w:val="20"/>
          <w:szCs w:val="20"/>
          <w:rPrChange w:id="442" w:author="Narek" w:date="2014-08-20T01:00:00Z">
            <w:rPr>
              <w:color w:val="0000FF"/>
              <w:sz w:val="22"/>
              <w:szCs w:val="22"/>
              <w:u w:val="single"/>
            </w:rPr>
          </w:rPrChange>
        </w:rPr>
        <w:br w:type="page"/>
      </w:r>
      <w:r w:rsidRPr="006A727A">
        <w:rPr>
          <w:sz w:val="20"/>
          <w:szCs w:val="20"/>
          <w:rPrChange w:id="443" w:author="Narek" w:date="2014-08-20T01:00:00Z">
            <w:rPr>
              <w:color w:val="0000FF"/>
              <w:sz w:val="22"/>
              <w:szCs w:val="22"/>
              <w:u w:val="single"/>
            </w:rPr>
          </w:rPrChange>
        </w:rPr>
        <w:lastRenderedPageBreak/>
        <w:t>Abbreviations:</w:t>
      </w:r>
    </w:p>
    <w:p w:rsidR="00D44100" w:rsidRPr="00CC4C7A" w:rsidRDefault="00D44100">
      <w:pPr>
        <w:rPr>
          <w:sz w:val="20"/>
          <w:szCs w:val="20"/>
          <w:rPrChange w:id="444" w:author="Narek" w:date="2014-08-20T01:00:00Z">
            <w:rPr>
              <w:sz w:val="22"/>
              <w:szCs w:val="22"/>
            </w:rPr>
          </w:rPrChange>
        </w:rPr>
      </w:pPr>
    </w:p>
    <w:p w:rsidR="00D44100" w:rsidRPr="003826D1" w:rsidRDefault="00D44100">
      <w:pPr>
        <w:rPr>
          <w:sz w:val="20"/>
          <w:szCs w:val="20"/>
        </w:rPr>
      </w:pPr>
      <w:r w:rsidRPr="003826D1">
        <w:rPr>
          <w:sz w:val="20"/>
          <w:szCs w:val="20"/>
        </w:rPr>
        <w:t>AFC - Asian Football Confederation</w:t>
      </w:r>
    </w:p>
    <w:p w:rsidR="00D44100" w:rsidRPr="003826D1" w:rsidRDefault="00D44100">
      <w:pPr>
        <w:rPr>
          <w:sz w:val="20"/>
          <w:szCs w:val="20"/>
        </w:rPr>
      </w:pPr>
      <w:r w:rsidRPr="003826D1">
        <w:rPr>
          <w:sz w:val="20"/>
          <w:szCs w:val="20"/>
        </w:rPr>
        <w:t>CAF</w:t>
      </w:r>
      <w:r w:rsidR="00E6777A" w:rsidRPr="003826D1">
        <w:rPr>
          <w:sz w:val="20"/>
          <w:szCs w:val="20"/>
        </w:rPr>
        <w:t xml:space="preserve"> - </w:t>
      </w:r>
      <w:r w:rsidRPr="003826D1">
        <w:rPr>
          <w:sz w:val="20"/>
          <w:szCs w:val="20"/>
        </w:rPr>
        <w:t>Confederation of African Football</w:t>
      </w:r>
    </w:p>
    <w:p w:rsidR="00D44100" w:rsidRPr="003826D1" w:rsidRDefault="00D44100">
      <w:pPr>
        <w:rPr>
          <w:sz w:val="20"/>
          <w:szCs w:val="20"/>
        </w:rPr>
      </w:pPr>
      <w:r w:rsidRPr="003826D1">
        <w:rPr>
          <w:sz w:val="20"/>
          <w:szCs w:val="20"/>
        </w:rPr>
        <w:t xml:space="preserve">CONCACAF - Confederation of North, Central American and Caribbean </w:t>
      </w:r>
      <w:proofErr w:type="gramStart"/>
      <w:r w:rsidRPr="003826D1">
        <w:rPr>
          <w:sz w:val="20"/>
          <w:szCs w:val="20"/>
        </w:rPr>
        <w:t>Association Football</w:t>
      </w:r>
      <w:proofErr w:type="gramEnd"/>
    </w:p>
    <w:p w:rsidR="00D44100" w:rsidRPr="003826D1" w:rsidRDefault="00D44100">
      <w:pPr>
        <w:rPr>
          <w:sz w:val="20"/>
          <w:szCs w:val="20"/>
        </w:rPr>
      </w:pPr>
      <w:r w:rsidRPr="003826D1">
        <w:rPr>
          <w:sz w:val="20"/>
          <w:szCs w:val="20"/>
        </w:rPr>
        <w:t xml:space="preserve">CONMEBOL </w:t>
      </w:r>
      <w:r w:rsidR="003826D1">
        <w:rPr>
          <w:sz w:val="20"/>
          <w:szCs w:val="20"/>
        </w:rPr>
        <w:t>–</w:t>
      </w:r>
      <w:r w:rsidRPr="003826D1">
        <w:rPr>
          <w:sz w:val="20"/>
          <w:szCs w:val="20"/>
        </w:rPr>
        <w:t xml:space="preserve"> </w:t>
      </w:r>
      <w:proofErr w:type="spellStart"/>
      <w:r w:rsidRPr="003826D1">
        <w:rPr>
          <w:sz w:val="20"/>
          <w:szCs w:val="20"/>
        </w:rPr>
        <w:t>CONfederación</w:t>
      </w:r>
      <w:proofErr w:type="spellEnd"/>
      <w:r w:rsidR="003826D1">
        <w:rPr>
          <w:sz w:val="20"/>
          <w:szCs w:val="20"/>
        </w:rPr>
        <w:t xml:space="preserve"> </w:t>
      </w:r>
      <w:proofErr w:type="spellStart"/>
      <w:r w:rsidRPr="003826D1">
        <w:rPr>
          <w:sz w:val="20"/>
          <w:szCs w:val="20"/>
        </w:rPr>
        <w:t>SudaMEricana</w:t>
      </w:r>
      <w:proofErr w:type="spellEnd"/>
      <w:r w:rsidRPr="003826D1">
        <w:rPr>
          <w:sz w:val="20"/>
          <w:szCs w:val="20"/>
        </w:rPr>
        <w:t xml:space="preserve"> de </w:t>
      </w:r>
      <w:proofErr w:type="spellStart"/>
      <w:r w:rsidRPr="003826D1">
        <w:rPr>
          <w:sz w:val="20"/>
          <w:szCs w:val="20"/>
        </w:rPr>
        <w:t>FútBOL</w:t>
      </w:r>
      <w:proofErr w:type="spellEnd"/>
    </w:p>
    <w:p w:rsidR="00D44100" w:rsidRPr="003826D1" w:rsidRDefault="00D44100">
      <w:pPr>
        <w:rPr>
          <w:sz w:val="20"/>
          <w:szCs w:val="20"/>
        </w:rPr>
      </w:pPr>
      <w:r w:rsidRPr="003826D1">
        <w:rPr>
          <w:sz w:val="20"/>
          <w:szCs w:val="20"/>
        </w:rPr>
        <w:t xml:space="preserve">FIFA </w:t>
      </w:r>
      <w:r w:rsidR="003826D1">
        <w:rPr>
          <w:sz w:val="20"/>
          <w:szCs w:val="20"/>
        </w:rPr>
        <w:t>–</w:t>
      </w:r>
      <w:r w:rsidRPr="003826D1">
        <w:rPr>
          <w:sz w:val="20"/>
          <w:szCs w:val="20"/>
        </w:rPr>
        <w:t xml:space="preserve"> </w:t>
      </w:r>
      <w:proofErr w:type="spellStart"/>
      <w:r w:rsidRPr="003826D1">
        <w:rPr>
          <w:sz w:val="20"/>
          <w:szCs w:val="20"/>
        </w:rPr>
        <w:t>Fédération</w:t>
      </w:r>
      <w:proofErr w:type="spellEnd"/>
      <w:r w:rsidR="003826D1">
        <w:rPr>
          <w:sz w:val="20"/>
          <w:szCs w:val="20"/>
        </w:rPr>
        <w:t xml:space="preserve"> </w:t>
      </w:r>
      <w:proofErr w:type="spellStart"/>
      <w:r w:rsidRPr="003826D1">
        <w:rPr>
          <w:sz w:val="20"/>
          <w:szCs w:val="20"/>
        </w:rPr>
        <w:t>Internationale</w:t>
      </w:r>
      <w:proofErr w:type="spellEnd"/>
      <w:r w:rsidRPr="003826D1">
        <w:rPr>
          <w:sz w:val="20"/>
          <w:szCs w:val="20"/>
        </w:rPr>
        <w:t xml:space="preserve"> de Football Association</w:t>
      </w:r>
    </w:p>
    <w:p w:rsidR="00BF347A" w:rsidRPr="003826D1" w:rsidRDefault="000F36E6">
      <w:pPr>
        <w:rPr>
          <w:sz w:val="20"/>
          <w:szCs w:val="20"/>
        </w:rPr>
      </w:pPr>
      <w:r w:rsidRPr="003826D1">
        <w:rPr>
          <w:sz w:val="20"/>
          <w:szCs w:val="20"/>
        </w:rPr>
        <w:t>GDP – Gross Domestic Product</w:t>
      </w:r>
    </w:p>
    <w:p w:rsidR="000F36E6" w:rsidRPr="003826D1" w:rsidRDefault="00BF347A">
      <w:pPr>
        <w:rPr>
          <w:sz w:val="20"/>
          <w:szCs w:val="20"/>
        </w:rPr>
      </w:pPr>
      <w:r w:rsidRPr="003826D1">
        <w:rPr>
          <w:sz w:val="20"/>
          <w:szCs w:val="20"/>
        </w:rPr>
        <w:t>HDI – Human Development Index</w:t>
      </w:r>
    </w:p>
    <w:p w:rsidR="00D44100" w:rsidRPr="003826D1" w:rsidRDefault="00D44100">
      <w:pPr>
        <w:rPr>
          <w:sz w:val="20"/>
          <w:szCs w:val="20"/>
        </w:rPr>
      </w:pPr>
      <w:r w:rsidRPr="003826D1">
        <w:rPr>
          <w:sz w:val="20"/>
          <w:szCs w:val="20"/>
        </w:rPr>
        <w:t>OFC - Oceania Football Confederation</w:t>
      </w:r>
    </w:p>
    <w:p w:rsidR="00BF347A" w:rsidRPr="003826D1" w:rsidRDefault="00D44100">
      <w:pPr>
        <w:rPr>
          <w:sz w:val="20"/>
          <w:szCs w:val="20"/>
        </w:rPr>
      </w:pPr>
      <w:r w:rsidRPr="003826D1">
        <w:rPr>
          <w:sz w:val="20"/>
          <w:szCs w:val="20"/>
        </w:rPr>
        <w:t>UEFA - Union o</w:t>
      </w:r>
      <w:r w:rsidR="00BF347A" w:rsidRPr="003826D1">
        <w:rPr>
          <w:sz w:val="20"/>
          <w:szCs w:val="20"/>
        </w:rPr>
        <w:t>f European Football Association</w:t>
      </w:r>
    </w:p>
    <w:p w:rsidR="00756D5B" w:rsidRPr="003826D1" w:rsidRDefault="00BF347A" w:rsidP="00756D5B">
      <w:pPr>
        <w:rPr>
          <w:sz w:val="20"/>
          <w:szCs w:val="20"/>
        </w:rPr>
      </w:pPr>
      <w:r w:rsidRPr="003826D1">
        <w:rPr>
          <w:sz w:val="20"/>
          <w:szCs w:val="20"/>
        </w:rPr>
        <w:t>WDI – World Development Indicators</w:t>
      </w:r>
    </w:p>
    <w:p w:rsidR="00756D5B" w:rsidRPr="00CC4C7A" w:rsidRDefault="00756D5B" w:rsidP="00756D5B">
      <w:pPr>
        <w:rPr>
          <w:sz w:val="20"/>
          <w:szCs w:val="20"/>
          <w:rPrChange w:id="445" w:author="Narek" w:date="2014-08-20T01:00:00Z">
            <w:rPr>
              <w:sz w:val="22"/>
              <w:szCs w:val="22"/>
            </w:rPr>
          </w:rPrChange>
        </w:rPr>
      </w:pPr>
    </w:p>
    <w:p w:rsidR="00756D5B" w:rsidRPr="00CC4C7A" w:rsidRDefault="00756D5B" w:rsidP="00756D5B">
      <w:pPr>
        <w:rPr>
          <w:sz w:val="20"/>
          <w:szCs w:val="20"/>
          <w:rPrChange w:id="446" w:author="Narek" w:date="2014-08-20T01:00:00Z">
            <w:rPr>
              <w:sz w:val="22"/>
              <w:szCs w:val="22"/>
            </w:rPr>
          </w:rPrChange>
        </w:rPr>
      </w:pPr>
    </w:p>
    <w:p w:rsidR="00756D5B" w:rsidRPr="00CC4C7A" w:rsidRDefault="00756D5B" w:rsidP="00756D5B">
      <w:pPr>
        <w:rPr>
          <w:sz w:val="20"/>
          <w:szCs w:val="20"/>
          <w:rPrChange w:id="447" w:author="Narek" w:date="2014-08-20T01:00:00Z">
            <w:rPr>
              <w:sz w:val="22"/>
              <w:szCs w:val="22"/>
            </w:rPr>
          </w:rPrChange>
        </w:rPr>
      </w:pPr>
    </w:p>
    <w:p w:rsidR="00756D5B" w:rsidRPr="00CC4C7A" w:rsidRDefault="00756D5B" w:rsidP="00756D5B">
      <w:pPr>
        <w:rPr>
          <w:sz w:val="20"/>
          <w:szCs w:val="20"/>
          <w:rPrChange w:id="448" w:author="Narek" w:date="2014-08-20T01:00:00Z">
            <w:rPr>
              <w:sz w:val="22"/>
              <w:szCs w:val="22"/>
            </w:rPr>
          </w:rPrChange>
        </w:rPr>
      </w:pPr>
    </w:p>
    <w:p w:rsidR="00756D5B" w:rsidRPr="00CC4C7A" w:rsidRDefault="00756D5B" w:rsidP="00756D5B">
      <w:pPr>
        <w:rPr>
          <w:sz w:val="20"/>
          <w:szCs w:val="20"/>
          <w:rPrChange w:id="449" w:author="Narek" w:date="2014-08-20T01:00:00Z">
            <w:rPr>
              <w:sz w:val="22"/>
              <w:szCs w:val="22"/>
            </w:rPr>
          </w:rPrChange>
        </w:rPr>
      </w:pPr>
    </w:p>
    <w:p w:rsidR="00756D5B" w:rsidRPr="00CC4C7A" w:rsidRDefault="00756D5B" w:rsidP="00756D5B">
      <w:pPr>
        <w:rPr>
          <w:sz w:val="20"/>
          <w:szCs w:val="20"/>
          <w:rPrChange w:id="450" w:author="Narek" w:date="2014-08-20T01:00:00Z">
            <w:rPr>
              <w:sz w:val="22"/>
              <w:szCs w:val="22"/>
            </w:rPr>
          </w:rPrChange>
        </w:rPr>
      </w:pPr>
    </w:p>
    <w:p w:rsidR="00756D5B" w:rsidRPr="00CC4C7A" w:rsidRDefault="00756D5B" w:rsidP="00756D5B">
      <w:pPr>
        <w:rPr>
          <w:sz w:val="20"/>
          <w:szCs w:val="20"/>
          <w:rPrChange w:id="451" w:author="Narek" w:date="2014-08-20T01:00:00Z">
            <w:rPr>
              <w:sz w:val="22"/>
              <w:szCs w:val="22"/>
            </w:rPr>
          </w:rPrChange>
        </w:rPr>
      </w:pPr>
    </w:p>
    <w:p w:rsidR="00756D5B" w:rsidRPr="00CC4C7A" w:rsidRDefault="00756D5B" w:rsidP="00756D5B">
      <w:pPr>
        <w:rPr>
          <w:sz w:val="20"/>
          <w:szCs w:val="20"/>
          <w:rPrChange w:id="452" w:author="Narek" w:date="2014-08-20T01:00:00Z">
            <w:rPr>
              <w:sz w:val="22"/>
              <w:szCs w:val="22"/>
            </w:rPr>
          </w:rPrChange>
        </w:rPr>
      </w:pPr>
    </w:p>
    <w:p w:rsidR="00756D5B" w:rsidRPr="00CC4C7A" w:rsidRDefault="00756D5B" w:rsidP="00756D5B">
      <w:pPr>
        <w:rPr>
          <w:sz w:val="20"/>
          <w:szCs w:val="20"/>
          <w:rPrChange w:id="453" w:author="Narek" w:date="2014-08-20T01:00:00Z">
            <w:rPr>
              <w:sz w:val="22"/>
              <w:szCs w:val="22"/>
            </w:rPr>
          </w:rPrChange>
        </w:rPr>
      </w:pPr>
    </w:p>
    <w:p w:rsidR="00756D5B" w:rsidRPr="00CC4C7A" w:rsidRDefault="00756D5B" w:rsidP="00756D5B">
      <w:pPr>
        <w:rPr>
          <w:sz w:val="20"/>
          <w:szCs w:val="20"/>
          <w:rPrChange w:id="454" w:author="Narek" w:date="2014-08-20T01:00:00Z">
            <w:rPr>
              <w:sz w:val="22"/>
              <w:szCs w:val="22"/>
            </w:rPr>
          </w:rPrChange>
        </w:rPr>
      </w:pPr>
    </w:p>
    <w:p w:rsidR="00756D5B" w:rsidRPr="00CC4C7A" w:rsidRDefault="00756D5B" w:rsidP="00756D5B">
      <w:pPr>
        <w:rPr>
          <w:sz w:val="20"/>
          <w:szCs w:val="20"/>
          <w:rPrChange w:id="455" w:author="Narek" w:date="2014-08-20T01:00:00Z">
            <w:rPr>
              <w:sz w:val="22"/>
              <w:szCs w:val="22"/>
            </w:rPr>
          </w:rPrChange>
        </w:rPr>
      </w:pPr>
    </w:p>
    <w:p w:rsidR="00756D5B" w:rsidRPr="00CC4C7A" w:rsidRDefault="00756D5B" w:rsidP="00756D5B">
      <w:pPr>
        <w:rPr>
          <w:sz w:val="20"/>
          <w:szCs w:val="20"/>
          <w:rPrChange w:id="456" w:author="Narek" w:date="2014-08-20T01:00:00Z">
            <w:rPr>
              <w:sz w:val="22"/>
              <w:szCs w:val="22"/>
            </w:rPr>
          </w:rPrChange>
        </w:rPr>
      </w:pPr>
    </w:p>
    <w:p w:rsidR="00756D5B" w:rsidRPr="00CC4C7A" w:rsidRDefault="00756D5B" w:rsidP="00756D5B">
      <w:pPr>
        <w:rPr>
          <w:sz w:val="20"/>
          <w:szCs w:val="20"/>
          <w:rPrChange w:id="457" w:author="Narek" w:date="2014-08-20T01:00:00Z">
            <w:rPr>
              <w:sz w:val="22"/>
              <w:szCs w:val="22"/>
            </w:rPr>
          </w:rPrChange>
        </w:rPr>
      </w:pPr>
    </w:p>
    <w:p w:rsidR="00756D5B" w:rsidRPr="00CC4C7A" w:rsidRDefault="00756D5B" w:rsidP="00756D5B">
      <w:pPr>
        <w:rPr>
          <w:sz w:val="20"/>
          <w:szCs w:val="20"/>
          <w:rPrChange w:id="458" w:author="Narek" w:date="2014-08-20T01:00:00Z">
            <w:rPr>
              <w:sz w:val="22"/>
              <w:szCs w:val="22"/>
            </w:rPr>
          </w:rPrChange>
        </w:rPr>
      </w:pPr>
    </w:p>
    <w:p w:rsidR="00756D5B" w:rsidRPr="00CC4C7A" w:rsidRDefault="00756D5B" w:rsidP="00756D5B">
      <w:pPr>
        <w:rPr>
          <w:sz w:val="20"/>
          <w:szCs w:val="20"/>
          <w:rPrChange w:id="459" w:author="Narek" w:date="2014-08-20T01:00:00Z">
            <w:rPr>
              <w:sz w:val="22"/>
              <w:szCs w:val="22"/>
            </w:rPr>
          </w:rPrChange>
        </w:rPr>
      </w:pPr>
    </w:p>
    <w:p w:rsidR="00756D5B" w:rsidRPr="00CC4C7A" w:rsidRDefault="00756D5B" w:rsidP="00756D5B">
      <w:pPr>
        <w:rPr>
          <w:sz w:val="20"/>
          <w:szCs w:val="20"/>
          <w:rPrChange w:id="460" w:author="Narek" w:date="2014-08-20T01:00:00Z">
            <w:rPr>
              <w:sz w:val="22"/>
              <w:szCs w:val="22"/>
            </w:rPr>
          </w:rPrChange>
        </w:rPr>
      </w:pPr>
    </w:p>
    <w:p w:rsidR="00756D5B" w:rsidRPr="00CC4C7A" w:rsidRDefault="00756D5B" w:rsidP="00756D5B">
      <w:pPr>
        <w:rPr>
          <w:sz w:val="20"/>
          <w:szCs w:val="20"/>
          <w:rPrChange w:id="461" w:author="Narek" w:date="2014-08-20T01:00:00Z">
            <w:rPr>
              <w:sz w:val="22"/>
              <w:szCs w:val="22"/>
            </w:rPr>
          </w:rPrChange>
        </w:rPr>
      </w:pPr>
    </w:p>
    <w:p w:rsidR="00756D5B" w:rsidRPr="00CC4C7A" w:rsidRDefault="00756D5B" w:rsidP="00756D5B">
      <w:pPr>
        <w:rPr>
          <w:sz w:val="20"/>
          <w:szCs w:val="20"/>
          <w:rPrChange w:id="462" w:author="Narek" w:date="2014-08-20T01:00:00Z">
            <w:rPr>
              <w:sz w:val="22"/>
              <w:szCs w:val="22"/>
            </w:rPr>
          </w:rPrChange>
        </w:rPr>
      </w:pPr>
    </w:p>
    <w:p w:rsidR="00756D5B" w:rsidRPr="00CC4C7A" w:rsidRDefault="00756D5B" w:rsidP="00756D5B">
      <w:pPr>
        <w:rPr>
          <w:sz w:val="20"/>
          <w:szCs w:val="20"/>
          <w:rPrChange w:id="463" w:author="Narek" w:date="2014-08-20T01:00:00Z">
            <w:rPr>
              <w:sz w:val="22"/>
              <w:szCs w:val="22"/>
            </w:rPr>
          </w:rPrChange>
        </w:rPr>
      </w:pPr>
    </w:p>
    <w:p w:rsidR="00756D5B" w:rsidRPr="00CC4C7A" w:rsidRDefault="00756D5B" w:rsidP="00756D5B">
      <w:pPr>
        <w:rPr>
          <w:sz w:val="20"/>
          <w:szCs w:val="20"/>
          <w:rPrChange w:id="464" w:author="Narek" w:date="2014-08-20T01:00:00Z">
            <w:rPr>
              <w:sz w:val="22"/>
              <w:szCs w:val="22"/>
            </w:rPr>
          </w:rPrChange>
        </w:rPr>
      </w:pPr>
    </w:p>
    <w:p w:rsidR="00A40C62" w:rsidRPr="00CC4C7A" w:rsidRDefault="00A40C62" w:rsidP="00756D5B">
      <w:pPr>
        <w:rPr>
          <w:sz w:val="20"/>
          <w:szCs w:val="20"/>
          <w:rPrChange w:id="465" w:author="Unknown">
            <w:rPr>
              <w:sz w:val="22"/>
              <w:szCs w:val="22"/>
            </w:rPr>
          </w:rPrChange>
        </w:rPr>
        <w:sectPr w:rsidR="00A40C62" w:rsidRPr="00CC4C7A" w:rsidSect="00084901">
          <w:endnotePr>
            <w:numFmt w:val="decimal"/>
          </w:endnotePr>
          <w:pgSz w:w="11907" w:h="16839" w:code="9"/>
          <w:pgMar w:top="1440" w:right="1440" w:bottom="1080" w:left="1440" w:header="708" w:footer="708" w:gutter="0"/>
          <w:cols w:space="708"/>
          <w:docGrid w:linePitch="360"/>
        </w:sectPr>
      </w:pPr>
    </w:p>
    <w:p w:rsidR="00E35538" w:rsidRPr="00CC4C7A" w:rsidRDefault="006A727A" w:rsidP="008638B5">
      <w:pPr>
        <w:jc w:val="center"/>
        <w:rPr>
          <w:rFonts w:eastAsia="Arial"/>
          <w:sz w:val="20"/>
          <w:szCs w:val="20"/>
          <w:rPrChange w:id="466" w:author="Narek" w:date="2014-08-20T01:00:00Z">
            <w:rPr>
              <w:rFonts w:eastAsia="Arial"/>
              <w:sz w:val="18"/>
              <w:szCs w:val="18"/>
            </w:rPr>
          </w:rPrChange>
        </w:rPr>
      </w:pPr>
      <w:r w:rsidRPr="006A727A">
        <w:rPr>
          <w:rFonts w:eastAsia="Arial"/>
          <w:sz w:val="20"/>
          <w:szCs w:val="20"/>
          <w:rPrChange w:id="467" w:author="Narek" w:date="2014-08-20T01:00:00Z">
            <w:rPr>
              <w:rFonts w:eastAsia="Arial"/>
              <w:color w:val="0000FF"/>
              <w:sz w:val="18"/>
              <w:szCs w:val="18"/>
              <w:u w:val="single"/>
            </w:rPr>
          </w:rPrChange>
        </w:rPr>
        <w:lastRenderedPageBreak/>
        <w:t>APPENDIX 1</w:t>
      </w:r>
    </w:p>
    <w:p w:rsidR="00E35538" w:rsidRPr="00CC4C7A" w:rsidRDefault="00E35538" w:rsidP="008638B5">
      <w:pPr>
        <w:jc w:val="center"/>
        <w:rPr>
          <w:rFonts w:eastAsia="Arial"/>
          <w:sz w:val="20"/>
          <w:szCs w:val="20"/>
          <w:rPrChange w:id="468" w:author="Narek" w:date="2014-08-20T01:00:00Z">
            <w:rPr>
              <w:rFonts w:eastAsia="Arial"/>
              <w:sz w:val="18"/>
              <w:szCs w:val="18"/>
            </w:rPr>
          </w:rPrChange>
        </w:rPr>
      </w:pPr>
    </w:p>
    <w:p w:rsidR="00E35538" w:rsidRPr="00CC4C7A" w:rsidRDefault="006A727A" w:rsidP="008638B5">
      <w:pPr>
        <w:spacing w:after="120"/>
        <w:ind w:left="446" w:hanging="446"/>
        <w:jc w:val="center"/>
        <w:rPr>
          <w:rFonts w:eastAsia="Arial"/>
          <w:sz w:val="20"/>
          <w:szCs w:val="20"/>
          <w:rPrChange w:id="469" w:author="Narek" w:date="2014-08-20T01:00:00Z">
            <w:rPr>
              <w:rFonts w:eastAsia="Arial"/>
              <w:sz w:val="18"/>
              <w:szCs w:val="18"/>
            </w:rPr>
          </w:rPrChange>
        </w:rPr>
      </w:pPr>
      <w:r w:rsidRPr="006A727A">
        <w:rPr>
          <w:bCs/>
          <w:sz w:val="20"/>
          <w:szCs w:val="20"/>
          <w:lang w:eastAsia="ja-JP"/>
          <w:rPrChange w:id="470" w:author="Narek" w:date="2014-08-20T01:00:00Z">
            <w:rPr>
              <w:bCs/>
              <w:color w:val="0000FF"/>
              <w:sz w:val="18"/>
              <w:szCs w:val="18"/>
              <w:u w:val="single"/>
              <w:lang w:eastAsia="ja-JP"/>
            </w:rPr>
          </w:rPrChange>
        </w:rPr>
        <w:t>Descriptive statistics for top and bottom 15 FIFA countries in terms of average FIFA ranking (1993-2010)</w:t>
      </w:r>
    </w:p>
    <w:tbl>
      <w:tblPr>
        <w:tblW w:w="13683" w:type="dxa"/>
        <w:tblInd w:w="93" w:type="dxa"/>
        <w:tblLook w:val="04A0"/>
      </w:tblPr>
      <w:tblGrid>
        <w:gridCol w:w="516"/>
        <w:gridCol w:w="2019"/>
        <w:gridCol w:w="846"/>
        <w:gridCol w:w="1031"/>
        <w:gridCol w:w="1459"/>
        <w:gridCol w:w="1287"/>
        <w:gridCol w:w="961"/>
        <w:gridCol w:w="1105"/>
        <w:gridCol w:w="1150"/>
        <w:gridCol w:w="860"/>
        <w:gridCol w:w="972"/>
        <w:gridCol w:w="1477"/>
      </w:tblGrid>
      <w:tr w:rsidR="00E35538" w:rsidRPr="00CC4C7A" w:rsidTr="003826D1">
        <w:trPr>
          <w:trHeight w:val="207"/>
        </w:trPr>
        <w:tc>
          <w:tcPr>
            <w:tcW w:w="516" w:type="dxa"/>
            <w:tcBorders>
              <w:top w:val="nil"/>
              <w:left w:val="nil"/>
              <w:bottom w:val="nil"/>
              <w:right w:val="nil"/>
            </w:tcBorders>
            <w:noWrap/>
            <w:vAlign w:val="bottom"/>
          </w:tcPr>
          <w:p w:rsidR="00E35538" w:rsidRPr="000B3200" w:rsidRDefault="00E35538" w:rsidP="008638B5">
            <w:pPr>
              <w:rPr>
                <w:sz w:val="20"/>
                <w:szCs w:val="20"/>
                <w:lang w:eastAsia="ja-JP"/>
              </w:rPr>
            </w:pPr>
          </w:p>
        </w:tc>
        <w:tc>
          <w:tcPr>
            <w:tcW w:w="2019" w:type="dxa"/>
            <w:tcBorders>
              <w:top w:val="single" w:sz="8" w:space="0" w:color="auto"/>
              <w:left w:val="single" w:sz="8" w:space="0" w:color="auto"/>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Country</w:t>
            </w:r>
          </w:p>
        </w:tc>
        <w:tc>
          <w:tcPr>
            <w:tcW w:w="846"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FIFA Rank</w:t>
            </w:r>
          </w:p>
        </w:tc>
        <w:tc>
          <w:tcPr>
            <w:tcW w:w="1031"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Club Rank</w:t>
            </w:r>
          </w:p>
        </w:tc>
        <w:tc>
          <w:tcPr>
            <w:tcW w:w="1459"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GDP Per Capita</w:t>
            </w:r>
          </w:p>
        </w:tc>
        <w:tc>
          <w:tcPr>
            <w:tcW w:w="1287"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Trade % GDP</w:t>
            </w:r>
          </w:p>
        </w:tc>
        <w:tc>
          <w:tcPr>
            <w:tcW w:w="961"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Inflation</w:t>
            </w:r>
          </w:p>
        </w:tc>
        <w:tc>
          <w:tcPr>
            <w:tcW w:w="1105"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proofErr w:type="spellStart"/>
            <w:r w:rsidRPr="000B3200">
              <w:rPr>
                <w:b/>
                <w:bCs/>
                <w:sz w:val="20"/>
                <w:szCs w:val="20"/>
                <w:lang w:eastAsia="ja-JP"/>
              </w:rPr>
              <w:t>Oil%GDP</w:t>
            </w:r>
            <w:proofErr w:type="spellEnd"/>
          </w:p>
        </w:tc>
        <w:tc>
          <w:tcPr>
            <w:tcW w:w="1150"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Population</w:t>
            </w:r>
          </w:p>
        </w:tc>
        <w:tc>
          <w:tcPr>
            <w:tcW w:w="860" w:type="dxa"/>
            <w:tcBorders>
              <w:top w:val="single" w:sz="8" w:space="0" w:color="auto"/>
              <w:left w:val="nil"/>
              <w:bottom w:val="single" w:sz="8" w:space="0" w:color="auto"/>
              <w:right w:val="single" w:sz="4"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Life Exp</w:t>
            </w:r>
          </w:p>
        </w:tc>
        <w:tc>
          <w:tcPr>
            <w:tcW w:w="972" w:type="dxa"/>
            <w:tcBorders>
              <w:top w:val="single" w:sz="8" w:space="0" w:color="auto"/>
              <w:left w:val="nil"/>
              <w:bottom w:val="single" w:sz="8" w:space="0" w:color="auto"/>
              <w:right w:val="nil"/>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%Urban</w:t>
            </w:r>
          </w:p>
        </w:tc>
        <w:tc>
          <w:tcPr>
            <w:tcW w:w="1477" w:type="dxa"/>
            <w:vMerge w:val="restart"/>
            <w:tcBorders>
              <w:top w:val="single" w:sz="8" w:space="0" w:color="auto"/>
              <w:left w:val="single" w:sz="8" w:space="0" w:color="auto"/>
              <w:bottom w:val="single" w:sz="8" w:space="0" w:color="000000"/>
              <w:right w:val="single" w:sz="8" w:space="0" w:color="auto"/>
            </w:tcBorders>
            <w:shd w:val="clear" w:color="000000" w:fill="BFBFBF"/>
            <w:noWrap/>
            <w:vAlign w:val="center"/>
          </w:tcPr>
          <w:p w:rsidR="00E35538" w:rsidRPr="000B3200" w:rsidRDefault="00E35538" w:rsidP="003826D1">
            <w:pPr>
              <w:jc w:val="center"/>
              <w:rPr>
                <w:b/>
                <w:bCs/>
                <w:sz w:val="20"/>
                <w:szCs w:val="20"/>
                <w:lang w:eastAsia="ja-JP"/>
              </w:rPr>
            </w:pPr>
            <w:r w:rsidRPr="000B3200">
              <w:rPr>
                <w:b/>
                <w:bCs/>
                <w:sz w:val="20"/>
                <w:szCs w:val="20"/>
                <w:lang w:eastAsia="ja-JP"/>
              </w:rPr>
              <w:t>Confed.</w:t>
            </w:r>
          </w:p>
        </w:tc>
      </w:tr>
      <w:tr w:rsidR="00E35538" w:rsidRPr="00CC4C7A" w:rsidTr="003826D1">
        <w:trPr>
          <w:trHeight w:val="207"/>
        </w:trPr>
        <w:tc>
          <w:tcPr>
            <w:tcW w:w="516" w:type="dxa"/>
            <w:tcBorders>
              <w:top w:val="nil"/>
              <w:left w:val="nil"/>
              <w:bottom w:val="nil"/>
              <w:right w:val="nil"/>
            </w:tcBorders>
            <w:noWrap/>
            <w:vAlign w:val="bottom"/>
          </w:tcPr>
          <w:p w:rsidR="00E35538" w:rsidRPr="000B3200" w:rsidRDefault="00E35538" w:rsidP="008638B5">
            <w:pPr>
              <w:rPr>
                <w:sz w:val="20"/>
                <w:szCs w:val="20"/>
                <w:lang w:eastAsia="ja-JP"/>
              </w:rPr>
            </w:pPr>
          </w:p>
        </w:tc>
        <w:tc>
          <w:tcPr>
            <w:tcW w:w="2019" w:type="dxa"/>
            <w:tcBorders>
              <w:top w:val="nil"/>
              <w:left w:val="single" w:sz="8" w:space="0" w:color="auto"/>
              <w:bottom w:val="single" w:sz="8" w:space="0" w:color="auto"/>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MAXIMUM (FIFA)</w:t>
            </w:r>
          </w:p>
        </w:tc>
        <w:tc>
          <w:tcPr>
            <w:tcW w:w="846"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2</w:t>
            </w:r>
          </w:p>
        </w:tc>
        <w:tc>
          <w:tcPr>
            <w:tcW w:w="1031"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w:t>
            </w:r>
          </w:p>
        </w:tc>
        <w:tc>
          <w:tcPr>
            <w:tcW w:w="1459"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70</w:t>
            </w:r>
          </w:p>
        </w:tc>
        <w:tc>
          <w:tcPr>
            <w:tcW w:w="1287"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372</w:t>
            </w:r>
          </w:p>
        </w:tc>
        <w:tc>
          <w:tcPr>
            <w:tcW w:w="961"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463</w:t>
            </w:r>
          </w:p>
        </w:tc>
        <w:tc>
          <w:tcPr>
            <w:tcW w:w="1105"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62</w:t>
            </w:r>
          </w:p>
        </w:tc>
        <w:tc>
          <w:tcPr>
            <w:tcW w:w="1150"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1269.10</w:t>
            </w:r>
          </w:p>
        </w:tc>
        <w:tc>
          <w:tcPr>
            <w:tcW w:w="860" w:type="dxa"/>
            <w:tcBorders>
              <w:top w:val="nil"/>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81.3</w:t>
            </w:r>
          </w:p>
        </w:tc>
        <w:tc>
          <w:tcPr>
            <w:tcW w:w="972" w:type="dxa"/>
            <w:tcBorders>
              <w:top w:val="nil"/>
              <w:left w:val="nil"/>
              <w:bottom w:val="single" w:sz="8" w:space="0" w:color="auto"/>
              <w:right w:val="nil"/>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100.0</w:t>
            </w:r>
          </w:p>
        </w:tc>
        <w:tc>
          <w:tcPr>
            <w:tcW w:w="1477" w:type="dxa"/>
            <w:vMerge/>
            <w:tcBorders>
              <w:top w:val="single" w:sz="8" w:space="0" w:color="auto"/>
              <w:left w:val="single" w:sz="8" w:space="0" w:color="auto"/>
              <w:bottom w:val="single" w:sz="8" w:space="0" w:color="000000"/>
              <w:right w:val="single" w:sz="8" w:space="0" w:color="auto"/>
            </w:tcBorders>
            <w:vAlign w:val="center"/>
          </w:tcPr>
          <w:p w:rsidR="00E35538" w:rsidRPr="000B3200" w:rsidRDefault="00E35538" w:rsidP="008638B5">
            <w:pPr>
              <w:rPr>
                <w:b/>
                <w:bCs/>
                <w:sz w:val="20"/>
                <w:szCs w:val="20"/>
                <w:lang w:eastAsia="ja-JP"/>
              </w:rPr>
            </w:pPr>
          </w:p>
        </w:tc>
      </w:tr>
      <w:tr w:rsidR="00E35538" w:rsidRPr="00CC4C7A" w:rsidTr="003826D1">
        <w:trPr>
          <w:trHeight w:val="197"/>
        </w:trPr>
        <w:tc>
          <w:tcPr>
            <w:tcW w:w="516" w:type="dxa"/>
            <w:tcBorders>
              <w:top w:val="single" w:sz="8" w:space="0" w:color="auto"/>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Brazil</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22</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232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177.2</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70.5</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81.9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CONMEBOL</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2</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Spain</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23.6</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41.9</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79.5</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76.5</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3</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Germany</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78.1</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4</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France</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26.6</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61.7</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76.1</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5</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Argentina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37.4</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90.4</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CONMEBOL</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6</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Italy</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26.5</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50</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57.9</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79.7</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67.4</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7</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Netherlands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16.0</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78.6</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77.5</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8</w:t>
            </w:r>
          </w:p>
        </w:tc>
        <w:tc>
          <w:tcPr>
            <w:tcW w:w="2019" w:type="dxa"/>
            <w:tcBorders>
              <w:top w:val="nil"/>
              <w:left w:val="single" w:sz="8" w:space="0" w:color="auto"/>
              <w:bottom w:val="single" w:sz="4" w:space="0" w:color="auto"/>
              <w:right w:val="single" w:sz="8" w:space="0" w:color="auto"/>
            </w:tcBorders>
            <w:shd w:val="clear" w:color="auto" w:fill="auto"/>
            <w:noWrap/>
            <w:vAlign w:val="bottom"/>
          </w:tcPr>
          <w:p w:rsidR="00E35538" w:rsidRPr="000B3200" w:rsidRDefault="00E35538" w:rsidP="008638B5">
            <w:pPr>
              <w:rPr>
                <w:sz w:val="20"/>
                <w:szCs w:val="20"/>
                <w:lang w:eastAsia="ja-JP"/>
              </w:rPr>
            </w:pPr>
            <w:r w:rsidRPr="000B3200">
              <w:rPr>
                <w:sz w:val="20"/>
                <w:szCs w:val="20"/>
                <w:lang w:eastAsia="ja-JP"/>
              </w:rPr>
              <w:t xml:space="preserve"> England</w:t>
            </w:r>
          </w:p>
        </w:tc>
        <w:tc>
          <w:tcPr>
            <w:tcW w:w="846"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031"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45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27.8</w:t>
            </w:r>
          </w:p>
        </w:tc>
        <w:tc>
          <w:tcPr>
            <w:tcW w:w="1287"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961"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50"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59.5</w:t>
            </w:r>
          </w:p>
        </w:tc>
        <w:tc>
          <w:tcPr>
            <w:tcW w:w="860"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72" w:type="dxa"/>
            <w:tcBorders>
              <w:top w:val="nil"/>
              <w:left w:val="nil"/>
              <w:bottom w:val="single" w:sz="4" w:space="0" w:color="auto"/>
              <w:right w:val="nil"/>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89.5</w:t>
            </w:r>
          </w:p>
        </w:tc>
        <w:tc>
          <w:tcPr>
            <w:tcW w:w="1477" w:type="dxa"/>
            <w:tcBorders>
              <w:top w:val="nil"/>
              <w:left w:val="single" w:sz="8" w:space="0" w:color="auto"/>
              <w:bottom w:val="single" w:sz="4" w:space="0" w:color="auto"/>
              <w:right w:val="single" w:sz="8"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9</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Czech Republic</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48</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75.3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73.9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10</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Mexico</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10.2</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101.6</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74.5</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75.2</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11</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Portugal</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76.8</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55.3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12</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Chile</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89.0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CONMEBOL</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13</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Denmark</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30.3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5.4</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85.6</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197"/>
        </w:trPr>
        <w:tc>
          <w:tcPr>
            <w:tcW w:w="516" w:type="dxa"/>
            <w:tcBorders>
              <w:top w:val="nil"/>
              <w:left w:val="single" w:sz="8" w:space="0" w:color="auto"/>
              <w:bottom w:val="single" w:sz="4"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14</w:t>
            </w:r>
          </w:p>
        </w:tc>
        <w:tc>
          <w:tcPr>
            <w:tcW w:w="2019"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United States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36.9</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285.5</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79.5</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207"/>
        </w:trPr>
        <w:tc>
          <w:tcPr>
            <w:tcW w:w="516" w:type="dxa"/>
            <w:tcBorders>
              <w:top w:val="nil"/>
              <w:left w:val="single" w:sz="8" w:space="0" w:color="auto"/>
              <w:bottom w:val="single" w:sz="8" w:space="0" w:color="auto"/>
              <w:right w:val="nil"/>
            </w:tcBorders>
            <w:noWrap/>
            <w:vAlign w:val="center"/>
          </w:tcPr>
          <w:p w:rsidR="00E35538" w:rsidRPr="000B3200" w:rsidRDefault="00E35538" w:rsidP="008638B5">
            <w:pPr>
              <w:jc w:val="center"/>
              <w:rPr>
                <w:sz w:val="20"/>
                <w:szCs w:val="20"/>
                <w:lang w:eastAsia="ja-JP"/>
              </w:rPr>
            </w:pPr>
            <w:r w:rsidRPr="000B3200">
              <w:rPr>
                <w:sz w:val="20"/>
                <w:szCs w:val="20"/>
                <w:lang w:eastAsia="ja-JP"/>
              </w:rPr>
              <w:t>15</w:t>
            </w:r>
          </w:p>
        </w:tc>
        <w:tc>
          <w:tcPr>
            <w:tcW w:w="2019"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Russia</w:t>
            </w:r>
          </w:p>
        </w:tc>
        <w:tc>
          <w:tcPr>
            <w:tcW w:w="846"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03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45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287"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96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95</w:t>
            </w:r>
          </w:p>
        </w:tc>
        <w:tc>
          <w:tcPr>
            <w:tcW w:w="1105"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15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145.1</w:t>
            </w:r>
          </w:p>
        </w:tc>
        <w:tc>
          <w:tcPr>
            <w:tcW w:w="86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66.2</w:t>
            </w:r>
          </w:p>
        </w:tc>
        <w:tc>
          <w:tcPr>
            <w:tcW w:w="972" w:type="dxa"/>
            <w:tcBorders>
              <w:top w:val="nil"/>
              <w:left w:val="nil"/>
              <w:bottom w:val="nil"/>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73.2</w:t>
            </w:r>
          </w:p>
        </w:tc>
        <w:tc>
          <w:tcPr>
            <w:tcW w:w="1477"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UEFA</w:t>
            </w:r>
          </w:p>
        </w:tc>
      </w:tr>
      <w:tr w:rsidR="00E35538" w:rsidRPr="00CC4C7A" w:rsidTr="003826D1">
        <w:trPr>
          <w:trHeight w:val="207"/>
        </w:trPr>
        <w:tc>
          <w:tcPr>
            <w:tcW w:w="516" w:type="dxa"/>
            <w:tcBorders>
              <w:top w:val="nil"/>
              <w:left w:val="nil"/>
              <w:bottom w:val="nil"/>
              <w:right w:val="nil"/>
            </w:tcBorders>
            <w:noWrap/>
            <w:textDirection w:val="btLr"/>
            <w:vAlign w:val="center"/>
          </w:tcPr>
          <w:p w:rsidR="00E35538" w:rsidRPr="000B3200" w:rsidRDefault="00E35538" w:rsidP="008638B5">
            <w:pPr>
              <w:jc w:val="center"/>
              <w:rPr>
                <w:b/>
                <w:bCs/>
                <w:sz w:val="20"/>
                <w:szCs w:val="20"/>
                <w:lang w:eastAsia="ja-JP"/>
              </w:rPr>
            </w:pPr>
          </w:p>
        </w:tc>
        <w:tc>
          <w:tcPr>
            <w:tcW w:w="2019" w:type="dxa"/>
            <w:tcBorders>
              <w:top w:val="nil"/>
              <w:left w:val="single" w:sz="8" w:space="0" w:color="auto"/>
              <w:bottom w:val="nil"/>
              <w:right w:val="nil"/>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MEAN (FIFA)</w:t>
            </w:r>
          </w:p>
        </w:tc>
        <w:tc>
          <w:tcPr>
            <w:tcW w:w="846" w:type="dxa"/>
            <w:tcBorders>
              <w:top w:val="single" w:sz="8" w:space="0" w:color="auto"/>
              <w:left w:val="single" w:sz="8" w:space="0" w:color="auto"/>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92</w:t>
            </w:r>
          </w:p>
        </w:tc>
        <w:tc>
          <w:tcPr>
            <w:tcW w:w="1031"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63</w:t>
            </w:r>
          </w:p>
        </w:tc>
        <w:tc>
          <w:tcPr>
            <w:tcW w:w="1459"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11</w:t>
            </w:r>
          </w:p>
        </w:tc>
        <w:tc>
          <w:tcPr>
            <w:tcW w:w="1287"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88</w:t>
            </w:r>
          </w:p>
        </w:tc>
        <w:tc>
          <w:tcPr>
            <w:tcW w:w="961"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21</w:t>
            </w:r>
          </w:p>
        </w:tc>
        <w:tc>
          <w:tcPr>
            <w:tcW w:w="1105"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5</w:t>
            </w:r>
          </w:p>
        </w:tc>
        <w:tc>
          <w:tcPr>
            <w:tcW w:w="1150"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36.57</w:t>
            </w:r>
          </w:p>
        </w:tc>
        <w:tc>
          <w:tcPr>
            <w:tcW w:w="860"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67.6</w:t>
            </w:r>
          </w:p>
        </w:tc>
        <w:tc>
          <w:tcPr>
            <w:tcW w:w="972" w:type="dxa"/>
            <w:tcBorders>
              <w:top w:val="single" w:sz="8" w:space="0" w:color="auto"/>
              <w:left w:val="nil"/>
              <w:bottom w:val="single" w:sz="8" w:space="0" w:color="auto"/>
              <w:right w:val="single" w:sz="8" w:space="0" w:color="auto"/>
            </w:tcBorders>
            <w:shd w:val="clear" w:color="auto" w:fill="BFBFBF" w:themeFill="background1" w:themeFillShade="BF"/>
            <w:noWrap/>
            <w:vAlign w:val="center"/>
          </w:tcPr>
          <w:p w:rsidR="00E35538" w:rsidRPr="000B3200" w:rsidRDefault="00E35538" w:rsidP="008638B5">
            <w:pPr>
              <w:autoSpaceDE w:val="0"/>
              <w:autoSpaceDN w:val="0"/>
              <w:adjustRightInd w:val="0"/>
              <w:jc w:val="center"/>
              <w:rPr>
                <w:rFonts w:eastAsiaTheme="minorHAnsi"/>
                <w:b/>
                <w:bCs/>
                <w:sz w:val="20"/>
                <w:szCs w:val="20"/>
              </w:rPr>
            </w:pPr>
            <w:r w:rsidRPr="000B3200">
              <w:rPr>
                <w:rFonts w:eastAsiaTheme="minorHAnsi"/>
                <w:b/>
                <w:bCs/>
                <w:sz w:val="20"/>
                <w:szCs w:val="20"/>
              </w:rPr>
              <w:t>54.7</w:t>
            </w:r>
          </w:p>
        </w:tc>
        <w:tc>
          <w:tcPr>
            <w:tcW w:w="1477" w:type="dxa"/>
            <w:tcBorders>
              <w:top w:val="nil"/>
              <w:left w:val="nil"/>
              <w:bottom w:val="nil"/>
              <w:right w:val="nil"/>
            </w:tcBorders>
            <w:noWrap/>
            <w:vAlign w:val="bottom"/>
          </w:tcPr>
          <w:p w:rsidR="00E35538" w:rsidRPr="000B3200" w:rsidRDefault="00E35538" w:rsidP="008638B5">
            <w:pPr>
              <w:rPr>
                <w:sz w:val="20"/>
                <w:szCs w:val="20"/>
                <w:lang w:eastAsia="ja-JP"/>
              </w:rPr>
            </w:pPr>
          </w:p>
        </w:tc>
      </w:tr>
      <w:tr w:rsidR="00E35538" w:rsidRPr="00CC4C7A" w:rsidTr="003826D1">
        <w:trPr>
          <w:trHeight w:val="197"/>
        </w:trPr>
        <w:tc>
          <w:tcPr>
            <w:tcW w:w="516"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186</w:t>
            </w:r>
          </w:p>
        </w:tc>
        <w:tc>
          <w:tcPr>
            <w:tcW w:w="2019" w:type="dxa"/>
            <w:tcBorders>
              <w:top w:val="single" w:sz="8" w:space="0" w:color="auto"/>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Seychelles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168</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80</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198</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72.4</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52.9</w:t>
            </w:r>
          </w:p>
        </w:tc>
        <w:tc>
          <w:tcPr>
            <w:tcW w:w="1477"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187</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Guyana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2.2</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204</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0.7</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64.6</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28.6</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188</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Philippines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174</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2.7</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90</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79.8</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59.6</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189</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Samoa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92</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0.2</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22.3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OFC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190</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Cambodia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175</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58.9</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18.4</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191</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Papua New Guinea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176</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122</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59.4</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13.1</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OFC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192</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Tonga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179</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71.2</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23.8</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OFC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193</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Belize</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49.0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194</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Macau</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181</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31.5</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155</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0.5</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78.8</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100.0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195</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Central African Rep.</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0.7</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45.0</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37.8</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196</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Bahamas</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30.3</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90</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83.0</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CONCACAF</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197</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Brunei Darussalam</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182</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80</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44.8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106</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0.3</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76.2</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71.3</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198</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Mongolia</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186</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117</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2.5</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65.3</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56.9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197"/>
        </w:trPr>
        <w:tc>
          <w:tcPr>
            <w:tcW w:w="516"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199</w:t>
            </w:r>
          </w:p>
        </w:tc>
        <w:tc>
          <w:tcPr>
            <w:tcW w:w="2019" w:type="dxa"/>
            <w:tcBorders>
              <w:top w:val="nil"/>
              <w:left w:val="nil"/>
              <w:bottom w:val="single" w:sz="4" w:space="0" w:color="auto"/>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Afghanistan</w:t>
            </w:r>
          </w:p>
        </w:tc>
        <w:tc>
          <w:tcPr>
            <w:tcW w:w="84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189</w:t>
            </w:r>
          </w:p>
        </w:tc>
        <w:tc>
          <w:tcPr>
            <w:tcW w:w="103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81</w:t>
            </w:r>
          </w:p>
        </w:tc>
        <w:tc>
          <w:tcPr>
            <w:tcW w:w="145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287"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w:t>
            </w:r>
          </w:p>
        </w:tc>
        <w:tc>
          <w:tcPr>
            <w:tcW w:w="961"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10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32.1</w:t>
            </w:r>
          </w:p>
        </w:tc>
        <w:tc>
          <w:tcPr>
            <w:tcW w:w="860"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47.4</w:t>
            </w:r>
          </w:p>
        </w:tc>
        <w:tc>
          <w:tcPr>
            <w:tcW w:w="972" w:type="dxa"/>
            <w:tcBorders>
              <w:top w:val="nil"/>
              <w:left w:val="nil"/>
              <w:bottom w:val="single" w:sz="4" w:space="0" w:color="auto"/>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23.9</w:t>
            </w:r>
          </w:p>
        </w:tc>
        <w:tc>
          <w:tcPr>
            <w:tcW w:w="1477"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AFC</w:t>
            </w:r>
          </w:p>
        </w:tc>
      </w:tr>
      <w:tr w:rsidR="00E35538" w:rsidRPr="00CC4C7A" w:rsidTr="003826D1">
        <w:trPr>
          <w:trHeight w:val="207"/>
        </w:trPr>
        <w:tc>
          <w:tcPr>
            <w:tcW w:w="516"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right"/>
              <w:rPr>
                <w:sz w:val="20"/>
                <w:szCs w:val="20"/>
                <w:lang w:eastAsia="ja-JP"/>
              </w:rPr>
            </w:pPr>
            <w:r w:rsidRPr="000B3200">
              <w:rPr>
                <w:sz w:val="20"/>
                <w:szCs w:val="20"/>
                <w:lang w:eastAsia="ja-JP"/>
              </w:rPr>
              <w:t>200</w:t>
            </w:r>
          </w:p>
        </w:tc>
        <w:tc>
          <w:tcPr>
            <w:tcW w:w="2019" w:type="dxa"/>
            <w:tcBorders>
              <w:top w:val="nil"/>
              <w:left w:val="nil"/>
              <w:bottom w:val="nil"/>
              <w:right w:val="single" w:sz="8"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Djibouti</w:t>
            </w:r>
          </w:p>
        </w:tc>
        <w:tc>
          <w:tcPr>
            <w:tcW w:w="846"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194</w:t>
            </w:r>
          </w:p>
        </w:tc>
        <w:tc>
          <w:tcPr>
            <w:tcW w:w="103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80</w:t>
            </w:r>
          </w:p>
        </w:tc>
        <w:tc>
          <w:tcPr>
            <w:tcW w:w="145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w:t>
            </w:r>
          </w:p>
        </w:tc>
        <w:tc>
          <w:tcPr>
            <w:tcW w:w="1287"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96</w:t>
            </w:r>
          </w:p>
        </w:tc>
        <w:tc>
          <w:tcPr>
            <w:tcW w:w="961"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05"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15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0.8</w:t>
            </w:r>
          </w:p>
        </w:tc>
        <w:tc>
          <w:tcPr>
            <w:tcW w:w="860"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55.2</w:t>
            </w:r>
          </w:p>
        </w:tc>
        <w:tc>
          <w:tcPr>
            <w:tcW w:w="972" w:type="dxa"/>
            <w:tcBorders>
              <w:top w:val="nil"/>
              <w:left w:val="nil"/>
              <w:bottom w:val="nil"/>
              <w:right w:val="nil"/>
            </w:tcBorders>
            <w:noWrap/>
            <w:vAlign w:val="bottom"/>
          </w:tcPr>
          <w:p w:rsidR="00E35538" w:rsidRPr="000B3200" w:rsidRDefault="00E35538" w:rsidP="008638B5">
            <w:pPr>
              <w:jc w:val="center"/>
              <w:rPr>
                <w:sz w:val="20"/>
                <w:szCs w:val="20"/>
                <w:lang w:eastAsia="ja-JP"/>
              </w:rPr>
            </w:pPr>
            <w:r w:rsidRPr="000B3200">
              <w:rPr>
                <w:sz w:val="20"/>
                <w:szCs w:val="20"/>
                <w:lang w:eastAsia="ja-JP"/>
              </w:rPr>
              <w:t>85.5</w:t>
            </w:r>
          </w:p>
        </w:tc>
        <w:tc>
          <w:tcPr>
            <w:tcW w:w="1477"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CAF</w:t>
            </w:r>
          </w:p>
        </w:tc>
      </w:tr>
      <w:tr w:rsidR="00E35538" w:rsidRPr="00CC4C7A" w:rsidTr="003826D1">
        <w:trPr>
          <w:trHeight w:val="207"/>
        </w:trPr>
        <w:tc>
          <w:tcPr>
            <w:tcW w:w="516" w:type="dxa"/>
            <w:tcBorders>
              <w:top w:val="nil"/>
              <w:left w:val="nil"/>
              <w:bottom w:val="nil"/>
              <w:right w:val="nil"/>
            </w:tcBorders>
            <w:noWrap/>
            <w:textDirection w:val="btLr"/>
            <w:vAlign w:val="center"/>
          </w:tcPr>
          <w:p w:rsidR="00E35538" w:rsidRPr="000B3200" w:rsidRDefault="00E35538" w:rsidP="008638B5">
            <w:pPr>
              <w:rPr>
                <w:b/>
                <w:bCs/>
                <w:sz w:val="20"/>
                <w:szCs w:val="20"/>
                <w:lang w:eastAsia="ja-JP"/>
              </w:rPr>
            </w:pPr>
          </w:p>
        </w:tc>
        <w:tc>
          <w:tcPr>
            <w:tcW w:w="2019"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MINIMUM (FIFA)</w:t>
            </w:r>
          </w:p>
        </w:tc>
        <w:tc>
          <w:tcPr>
            <w:tcW w:w="846"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194</w:t>
            </w:r>
          </w:p>
        </w:tc>
        <w:tc>
          <w:tcPr>
            <w:tcW w:w="1031"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87</w:t>
            </w:r>
          </w:p>
        </w:tc>
        <w:tc>
          <w:tcPr>
            <w:tcW w:w="1459"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0.3</w:t>
            </w:r>
          </w:p>
        </w:tc>
        <w:tc>
          <w:tcPr>
            <w:tcW w:w="1287"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w:t>
            </w:r>
          </w:p>
        </w:tc>
        <w:tc>
          <w:tcPr>
            <w:tcW w:w="961"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-0.3</w:t>
            </w:r>
          </w:p>
        </w:tc>
        <w:tc>
          <w:tcPr>
            <w:tcW w:w="1105"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w:t>
            </w:r>
          </w:p>
        </w:tc>
        <w:tc>
          <w:tcPr>
            <w:tcW w:w="1150"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0.04</w:t>
            </w:r>
          </w:p>
        </w:tc>
        <w:tc>
          <w:tcPr>
            <w:tcW w:w="860"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44.1</w:t>
            </w:r>
          </w:p>
        </w:tc>
        <w:tc>
          <w:tcPr>
            <w:tcW w:w="972" w:type="dxa"/>
            <w:tcBorders>
              <w:top w:val="single" w:sz="8" w:space="0" w:color="auto"/>
              <w:left w:val="nil"/>
              <w:bottom w:val="single" w:sz="8" w:space="0" w:color="auto"/>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8.2</w:t>
            </w:r>
          </w:p>
        </w:tc>
        <w:tc>
          <w:tcPr>
            <w:tcW w:w="1477" w:type="dxa"/>
            <w:tcBorders>
              <w:top w:val="nil"/>
              <w:left w:val="nil"/>
              <w:bottom w:val="nil"/>
              <w:right w:val="nil"/>
            </w:tcBorders>
            <w:noWrap/>
            <w:vAlign w:val="bottom"/>
          </w:tcPr>
          <w:p w:rsidR="00E35538" w:rsidRPr="000B3200" w:rsidRDefault="00E35538" w:rsidP="008638B5">
            <w:pPr>
              <w:rPr>
                <w:sz w:val="20"/>
                <w:szCs w:val="20"/>
                <w:lang w:eastAsia="ja-JP"/>
              </w:rPr>
            </w:pPr>
          </w:p>
        </w:tc>
      </w:tr>
    </w:tbl>
    <w:p w:rsidR="00E35538" w:rsidRPr="003826D1" w:rsidRDefault="00E35538" w:rsidP="008638B5">
      <w:pPr>
        <w:spacing w:after="120"/>
        <w:ind w:left="446" w:hanging="446"/>
        <w:jc w:val="center"/>
        <w:rPr>
          <w:rFonts w:eastAsia="Arial"/>
          <w:sz w:val="20"/>
          <w:szCs w:val="20"/>
        </w:rPr>
      </w:pPr>
      <w:r w:rsidRPr="003826D1">
        <w:rPr>
          <w:rFonts w:eastAsia="Arial"/>
          <w:sz w:val="20"/>
          <w:szCs w:val="20"/>
        </w:rPr>
        <w:lastRenderedPageBreak/>
        <w:t>APPENDIX 2</w:t>
      </w:r>
    </w:p>
    <w:p w:rsidR="00E35538" w:rsidRPr="003826D1" w:rsidRDefault="00E35538" w:rsidP="008638B5">
      <w:pPr>
        <w:spacing w:after="120"/>
        <w:ind w:left="446" w:hanging="446"/>
        <w:jc w:val="center"/>
        <w:rPr>
          <w:rFonts w:eastAsia="Arial"/>
          <w:sz w:val="20"/>
          <w:szCs w:val="20"/>
        </w:rPr>
      </w:pPr>
      <w:r w:rsidRPr="003826D1">
        <w:rPr>
          <w:bCs/>
          <w:sz w:val="20"/>
          <w:szCs w:val="20"/>
          <w:lang w:eastAsia="ja-JP"/>
        </w:rPr>
        <w:t>Descriptive statistics for top and bottom 15 UEFA countries in terms of average FIFA ranking (1993-2010)</w:t>
      </w:r>
    </w:p>
    <w:tbl>
      <w:tblPr>
        <w:tblW w:w="13559" w:type="dxa"/>
        <w:tblInd w:w="93" w:type="dxa"/>
        <w:tblLook w:val="04A0"/>
      </w:tblPr>
      <w:tblGrid>
        <w:gridCol w:w="573"/>
        <w:gridCol w:w="1972"/>
        <w:gridCol w:w="1109"/>
        <w:gridCol w:w="1119"/>
        <w:gridCol w:w="1585"/>
        <w:gridCol w:w="1399"/>
        <w:gridCol w:w="1026"/>
        <w:gridCol w:w="1119"/>
        <w:gridCol w:w="1213"/>
        <w:gridCol w:w="1638"/>
        <w:gridCol w:w="991"/>
      </w:tblGrid>
      <w:tr w:rsidR="00E35538" w:rsidRPr="00CC4C7A">
        <w:trPr>
          <w:trHeight w:val="211"/>
        </w:trPr>
        <w:tc>
          <w:tcPr>
            <w:tcW w:w="573" w:type="dxa"/>
            <w:tcBorders>
              <w:top w:val="nil"/>
              <w:left w:val="nil"/>
              <w:bottom w:val="nil"/>
              <w:right w:val="nil"/>
            </w:tcBorders>
            <w:noWrap/>
            <w:vAlign w:val="bottom"/>
          </w:tcPr>
          <w:p w:rsidR="00E35538" w:rsidRPr="000B3200" w:rsidRDefault="00E35538" w:rsidP="008638B5">
            <w:pPr>
              <w:jc w:val="center"/>
              <w:rPr>
                <w:sz w:val="20"/>
                <w:szCs w:val="20"/>
                <w:lang w:eastAsia="ja-JP"/>
              </w:rPr>
            </w:pPr>
          </w:p>
        </w:tc>
        <w:tc>
          <w:tcPr>
            <w:tcW w:w="1787" w:type="dxa"/>
            <w:tcBorders>
              <w:top w:val="single" w:sz="4" w:space="0" w:color="auto"/>
              <w:left w:val="single" w:sz="4" w:space="0" w:color="auto"/>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Country</w:t>
            </w:r>
          </w:p>
        </w:tc>
        <w:tc>
          <w:tcPr>
            <w:tcW w:w="110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FIFA Rank</w:t>
            </w:r>
          </w:p>
        </w:tc>
        <w:tc>
          <w:tcPr>
            <w:tcW w:w="111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Club Rank</w:t>
            </w:r>
          </w:p>
        </w:tc>
        <w:tc>
          <w:tcPr>
            <w:tcW w:w="1585"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GDP Per Capita</w:t>
            </w:r>
          </w:p>
        </w:tc>
        <w:tc>
          <w:tcPr>
            <w:tcW w:w="139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Trade % GDP</w:t>
            </w:r>
          </w:p>
        </w:tc>
        <w:tc>
          <w:tcPr>
            <w:tcW w:w="1026"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Inflation</w:t>
            </w:r>
          </w:p>
        </w:tc>
        <w:tc>
          <w:tcPr>
            <w:tcW w:w="1119"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Oil % GDP</w:t>
            </w:r>
          </w:p>
        </w:tc>
        <w:tc>
          <w:tcPr>
            <w:tcW w:w="1213"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Population</w:t>
            </w:r>
          </w:p>
        </w:tc>
        <w:tc>
          <w:tcPr>
            <w:tcW w:w="1638"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Life Expectancy</w:t>
            </w:r>
          </w:p>
        </w:tc>
        <w:tc>
          <w:tcPr>
            <w:tcW w:w="991" w:type="dxa"/>
            <w:tcBorders>
              <w:top w:val="single" w:sz="4" w:space="0" w:color="auto"/>
              <w:left w:val="nil"/>
              <w:bottom w:val="nil"/>
              <w:right w:val="single" w:sz="4" w:space="0" w:color="auto"/>
            </w:tcBorders>
            <w:shd w:val="clear" w:color="000000" w:fill="BFBFBF"/>
            <w:noWrap/>
            <w:vAlign w:val="bottom"/>
          </w:tcPr>
          <w:p w:rsidR="00E35538" w:rsidRPr="000B3200" w:rsidRDefault="00E35538" w:rsidP="008638B5">
            <w:pPr>
              <w:jc w:val="center"/>
              <w:rPr>
                <w:b/>
                <w:bCs/>
                <w:sz w:val="20"/>
                <w:szCs w:val="20"/>
                <w:lang w:eastAsia="ja-JP"/>
              </w:rPr>
            </w:pPr>
            <w:r w:rsidRPr="000B3200">
              <w:rPr>
                <w:b/>
                <w:bCs/>
                <w:sz w:val="20"/>
                <w:szCs w:val="20"/>
                <w:lang w:eastAsia="ja-JP"/>
              </w:rPr>
              <w:t>% Urban</w:t>
            </w:r>
          </w:p>
        </w:tc>
      </w:tr>
      <w:tr w:rsidR="00E35538" w:rsidRPr="00CC4C7A">
        <w:trPr>
          <w:trHeight w:val="211"/>
        </w:trPr>
        <w:tc>
          <w:tcPr>
            <w:tcW w:w="573" w:type="dxa"/>
            <w:tcBorders>
              <w:top w:val="nil"/>
              <w:left w:val="nil"/>
              <w:bottom w:val="nil"/>
              <w:right w:val="nil"/>
            </w:tcBorders>
            <w:noWrap/>
            <w:vAlign w:val="bottom"/>
          </w:tcPr>
          <w:p w:rsidR="00E35538" w:rsidRPr="000B3200" w:rsidRDefault="00E35538" w:rsidP="008638B5">
            <w:pPr>
              <w:jc w:val="center"/>
              <w:rPr>
                <w:sz w:val="20"/>
                <w:szCs w:val="20"/>
                <w:lang w:eastAsia="ja-JP"/>
              </w:rPr>
            </w:pPr>
          </w:p>
        </w:tc>
        <w:tc>
          <w:tcPr>
            <w:tcW w:w="1787" w:type="dxa"/>
            <w:tcBorders>
              <w:top w:val="single" w:sz="8" w:space="0" w:color="auto"/>
              <w:left w:val="single" w:sz="8" w:space="0" w:color="auto"/>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MAXIMUM(UEFA)</w:t>
            </w:r>
          </w:p>
        </w:tc>
        <w:tc>
          <w:tcPr>
            <w:tcW w:w="110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5</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5</w:t>
            </w:r>
          </w:p>
        </w:tc>
        <w:tc>
          <w:tcPr>
            <w:tcW w:w="1585"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59.3</w:t>
            </w:r>
          </w:p>
        </w:tc>
        <w:tc>
          <w:tcPr>
            <w:tcW w:w="139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258</w:t>
            </w:r>
          </w:p>
        </w:tc>
        <w:tc>
          <w:tcPr>
            <w:tcW w:w="1026"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349</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38</w:t>
            </w:r>
          </w:p>
        </w:tc>
        <w:tc>
          <w:tcPr>
            <w:tcW w:w="1213"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145.1</w:t>
            </w:r>
          </w:p>
        </w:tc>
        <w:tc>
          <w:tcPr>
            <w:tcW w:w="1638" w:type="dxa"/>
            <w:tcBorders>
              <w:top w:val="single" w:sz="8" w:space="0" w:color="auto"/>
              <w:left w:val="nil"/>
              <w:bottom w:val="nil"/>
              <w:right w:val="single" w:sz="4"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80.2</w:t>
            </w:r>
          </w:p>
        </w:tc>
        <w:tc>
          <w:tcPr>
            <w:tcW w:w="991" w:type="dxa"/>
            <w:tcBorders>
              <w:top w:val="single" w:sz="8" w:space="0" w:color="auto"/>
              <w:left w:val="nil"/>
              <w:bottom w:val="nil"/>
              <w:right w:val="single" w:sz="8" w:space="0" w:color="auto"/>
            </w:tcBorders>
            <w:shd w:val="clear" w:color="auto" w:fill="BFBFBF" w:themeFill="background1" w:themeFillShade="BF"/>
            <w:noWrap/>
            <w:vAlign w:val="bottom"/>
          </w:tcPr>
          <w:p w:rsidR="00E35538" w:rsidRPr="000B3200" w:rsidRDefault="00E35538" w:rsidP="008638B5">
            <w:pPr>
              <w:jc w:val="center"/>
              <w:rPr>
                <w:b/>
                <w:bCs/>
                <w:sz w:val="20"/>
                <w:szCs w:val="20"/>
                <w:lang w:eastAsia="ja-JP"/>
              </w:rPr>
            </w:pPr>
            <w:r w:rsidRPr="000B3200">
              <w:rPr>
                <w:b/>
                <w:bCs/>
                <w:sz w:val="20"/>
                <w:szCs w:val="20"/>
                <w:lang w:eastAsia="ja-JP"/>
              </w:rPr>
              <w:t xml:space="preserve">97.1 </w:t>
            </w:r>
          </w:p>
        </w:tc>
      </w:tr>
      <w:tr w:rsidR="00E35538" w:rsidRPr="00CC4C7A">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787"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Spain</w:t>
            </w:r>
          </w:p>
        </w:tc>
        <w:tc>
          <w:tcPr>
            <w:tcW w:w="110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1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585"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23.6</w:t>
            </w:r>
          </w:p>
        </w:tc>
        <w:tc>
          <w:tcPr>
            <w:tcW w:w="139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w:t>
            </w:r>
          </w:p>
        </w:tc>
        <w:tc>
          <w:tcPr>
            <w:tcW w:w="1026"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41.9</w:t>
            </w:r>
          </w:p>
        </w:tc>
        <w:tc>
          <w:tcPr>
            <w:tcW w:w="1638" w:type="dxa"/>
            <w:tcBorders>
              <w:top w:val="single" w:sz="8" w:space="0" w:color="auto"/>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79.5</w:t>
            </w:r>
          </w:p>
        </w:tc>
        <w:tc>
          <w:tcPr>
            <w:tcW w:w="991" w:type="dxa"/>
            <w:tcBorders>
              <w:top w:val="single" w:sz="8" w:space="0" w:color="auto"/>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Germany</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France</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26.6</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61.7</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76.1</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Italy</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26.5</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57.9</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79.7</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67.4</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Netherlands</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126</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78.6</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77.5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w:t>
            </w:r>
          </w:p>
        </w:tc>
        <w:tc>
          <w:tcPr>
            <w:tcW w:w="1787"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rPr>
                <w:sz w:val="20"/>
                <w:szCs w:val="20"/>
                <w:lang w:eastAsia="ja-JP"/>
              </w:rPr>
            </w:pPr>
            <w:r w:rsidRPr="000B3200">
              <w:rPr>
                <w:sz w:val="20"/>
                <w:szCs w:val="20"/>
                <w:lang w:eastAsia="ja-JP"/>
              </w:rPr>
              <w:t xml:space="preserve"> England </w:t>
            </w:r>
          </w:p>
        </w:tc>
        <w:tc>
          <w:tcPr>
            <w:tcW w:w="110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585"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89.5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Czech Republic</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75.3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Portugal</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18.8</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76.8</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55.3</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Denmark</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30.3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76.9</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85.6</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Russia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145.1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66.2</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73.2</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Sweden</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29.4</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79.9</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84.1</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Romania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39</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22.1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53.9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Norway</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40</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38.9</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76.0</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Croatia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84</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56.0</w:t>
            </w:r>
          </w:p>
        </w:tc>
      </w:tr>
      <w:tr w:rsidR="00E35538" w:rsidRPr="00CC4C7A">
        <w:trPr>
          <w:trHeight w:val="211"/>
        </w:trPr>
        <w:tc>
          <w:tcPr>
            <w:tcW w:w="573"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w:t>
            </w:r>
          </w:p>
        </w:tc>
        <w:tc>
          <w:tcPr>
            <w:tcW w:w="1787" w:type="dxa"/>
            <w:tcBorders>
              <w:top w:val="nil"/>
              <w:left w:val="nil"/>
              <w:bottom w:val="nil"/>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Turkey</w:t>
            </w:r>
          </w:p>
        </w:tc>
        <w:tc>
          <w:tcPr>
            <w:tcW w:w="110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w:t>
            </w:r>
          </w:p>
        </w:tc>
        <w:tc>
          <w:tcPr>
            <w:tcW w:w="111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28</w:t>
            </w:r>
          </w:p>
        </w:tc>
        <w:tc>
          <w:tcPr>
            <w:tcW w:w="1585"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9.7</w:t>
            </w:r>
          </w:p>
        </w:tc>
        <w:tc>
          <w:tcPr>
            <w:tcW w:w="139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w:t>
            </w:r>
          </w:p>
        </w:tc>
        <w:tc>
          <w:tcPr>
            <w:tcW w:w="1026"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46</w:t>
            </w:r>
          </w:p>
        </w:tc>
        <w:tc>
          <w:tcPr>
            <w:tcW w:w="1119"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64.9</w:t>
            </w:r>
          </w:p>
        </w:tc>
        <w:tc>
          <w:tcPr>
            <w:tcW w:w="1638" w:type="dxa"/>
            <w:tcBorders>
              <w:top w:val="nil"/>
              <w:left w:val="nil"/>
              <w:bottom w:val="nil"/>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69.9</w:t>
            </w:r>
          </w:p>
        </w:tc>
        <w:tc>
          <w:tcPr>
            <w:tcW w:w="991" w:type="dxa"/>
            <w:tcBorders>
              <w:top w:val="nil"/>
              <w:left w:val="nil"/>
              <w:bottom w:val="nil"/>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65.4</w:t>
            </w:r>
          </w:p>
        </w:tc>
      </w:tr>
      <w:tr w:rsidR="00E35538" w:rsidRPr="00CC4C7A">
        <w:trPr>
          <w:trHeight w:val="211"/>
        </w:trPr>
        <w:tc>
          <w:tcPr>
            <w:tcW w:w="573" w:type="dxa"/>
            <w:tcBorders>
              <w:top w:val="nil"/>
              <w:left w:val="nil"/>
              <w:bottom w:val="nil"/>
              <w:right w:val="nil"/>
            </w:tcBorders>
            <w:noWrap/>
            <w:vAlign w:val="bottom"/>
          </w:tcPr>
          <w:p w:rsidR="00E35538" w:rsidRPr="000B3200" w:rsidRDefault="00E35538" w:rsidP="008638B5">
            <w:pPr>
              <w:rPr>
                <w:sz w:val="20"/>
                <w:szCs w:val="20"/>
                <w:lang w:eastAsia="ja-JP"/>
              </w:rPr>
            </w:pPr>
          </w:p>
        </w:tc>
        <w:tc>
          <w:tcPr>
            <w:tcW w:w="1787" w:type="dxa"/>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MEAN (UEFA)</w:t>
            </w:r>
          </w:p>
        </w:tc>
        <w:tc>
          <w:tcPr>
            <w:tcW w:w="110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54</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52</w:t>
            </w:r>
          </w:p>
        </w:tc>
        <w:tc>
          <w:tcPr>
            <w:tcW w:w="1585"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18.9</w:t>
            </w:r>
          </w:p>
        </w:tc>
        <w:tc>
          <w:tcPr>
            <w:tcW w:w="139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94</w:t>
            </w:r>
          </w:p>
        </w:tc>
        <w:tc>
          <w:tcPr>
            <w:tcW w:w="1026"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37</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2</w:t>
            </w:r>
          </w:p>
        </w:tc>
        <w:tc>
          <w:tcPr>
            <w:tcW w:w="1213"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21.0</w:t>
            </w:r>
          </w:p>
        </w:tc>
        <w:tc>
          <w:tcPr>
            <w:tcW w:w="1638"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74.8</w:t>
            </w:r>
          </w:p>
        </w:tc>
        <w:tc>
          <w:tcPr>
            <w:tcW w:w="991" w:type="dxa"/>
            <w:tcBorders>
              <w:top w:val="single" w:sz="8" w:space="0" w:color="auto"/>
              <w:left w:val="nil"/>
              <w:bottom w:val="single" w:sz="8" w:space="0" w:color="auto"/>
              <w:right w:val="single" w:sz="8"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68.6</w:t>
            </w:r>
          </w:p>
        </w:tc>
      </w:tr>
      <w:tr w:rsidR="00E35538" w:rsidRPr="00CC4C7A">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Latvia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10.4</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70.2</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68.3</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35</w:t>
            </w:r>
          </w:p>
        </w:tc>
        <w:tc>
          <w:tcPr>
            <w:tcW w:w="1787"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rPr>
                <w:sz w:val="20"/>
                <w:szCs w:val="20"/>
                <w:lang w:eastAsia="ja-JP"/>
              </w:rPr>
            </w:pPr>
            <w:r w:rsidRPr="000B3200">
              <w:rPr>
                <w:sz w:val="20"/>
                <w:szCs w:val="20"/>
                <w:lang w:eastAsia="ja-JP"/>
              </w:rPr>
              <w:t xml:space="preserve"> Wales </w:t>
            </w:r>
          </w:p>
        </w:tc>
        <w:tc>
          <w:tcPr>
            <w:tcW w:w="110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75</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585"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rsidR="00E35538" w:rsidRPr="000B3200" w:rsidRDefault="00E35538" w:rsidP="008638B5">
            <w:pPr>
              <w:jc w:val="center"/>
              <w:rPr>
                <w:sz w:val="20"/>
                <w:szCs w:val="20"/>
                <w:lang w:eastAsia="ja-JP"/>
              </w:rPr>
            </w:pPr>
            <w:r w:rsidRPr="000B3200">
              <w:rPr>
                <w:sz w:val="20"/>
                <w:szCs w:val="20"/>
                <w:lang w:eastAsia="ja-JP"/>
              </w:rPr>
              <w:t>89.5</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FYR Macedonia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99</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73.3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63.9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37</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Cyprus</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21.8</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78.1</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68.9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Georgia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72.0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52.9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39</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Belarus</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86</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277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9.9</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40</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Albania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74.5</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42.8</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41</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Estonia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83</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150</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71.0</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69.6</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42</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Moldova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69</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2.1</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3.6</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67.5</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43.7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43</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Armenia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104</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3.2</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74</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277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3.1</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71.5</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64.9</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44</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Azerbaijan</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118</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77</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4.2</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87</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38</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67.6</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51.7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45</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Malta</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123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81</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19.2</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171</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3</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78.3</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92.7</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46</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Kazakhstan</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130</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75</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86</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131</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21</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15.4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65.9</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56.8</w:t>
            </w:r>
          </w:p>
        </w:tc>
      </w:tr>
      <w:tr w:rsidR="00E35538" w:rsidRPr="00CC4C7A">
        <w:trPr>
          <w:trHeight w:val="202"/>
        </w:trPr>
        <w:tc>
          <w:tcPr>
            <w:tcW w:w="573" w:type="dxa"/>
            <w:tcBorders>
              <w:top w:val="nil"/>
              <w:left w:val="single" w:sz="8" w:space="0" w:color="auto"/>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47</w:t>
            </w:r>
          </w:p>
        </w:tc>
        <w:tc>
          <w:tcPr>
            <w:tcW w:w="1787" w:type="dxa"/>
            <w:tcBorders>
              <w:top w:val="nil"/>
              <w:left w:val="nil"/>
              <w:bottom w:val="single" w:sz="4"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Luxembourg</w:t>
            </w:r>
          </w:p>
        </w:tc>
        <w:tc>
          <w:tcPr>
            <w:tcW w:w="110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137</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w:t>
            </w:r>
          </w:p>
        </w:tc>
        <w:tc>
          <w:tcPr>
            <w:tcW w:w="1585"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59.3</w:t>
            </w:r>
          </w:p>
        </w:tc>
        <w:tc>
          <w:tcPr>
            <w:tcW w:w="139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258</w:t>
            </w:r>
          </w:p>
        </w:tc>
        <w:tc>
          <w:tcPr>
            <w:tcW w:w="1026"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w:t>
            </w:r>
          </w:p>
        </w:tc>
        <w:tc>
          <w:tcPr>
            <w:tcW w:w="1119"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0.4</w:t>
            </w:r>
          </w:p>
        </w:tc>
        <w:tc>
          <w:tcPr>
            <w:tcW w:w="1638" w:type="dxa"/>
            <w:tcBorders>
              <w:top w:val="nil"/>
              <w:left w:val="nil"/>
              <w:bottom w:val="single" w:sz="4"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78.2</w:t>
            </w:r>
          </w:p>
        </w:tc>
        <w:tc>
          <w:tcPr>
            <w:tcW w:w="991" w:type="dxa"/>
            <w:tcBorders>
              <w:top w:val="nil"/>
              <w:left w:val="nil"/>
              <w:bottom w:val="single" w:sz="4"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82.9</w:t>
            </w:r>
          </w:p>
        </w:tc>
      </w:tr>
      <w:tr w:rsidR="00E35538" w:rsidRPr="00CC4C7A">
        <w:trPr>
          <w:trHeight w:val="211"/>
        </w:trPr>
        <w:tc>
          <w:tcPr>
            <w:tcW w:w="573" w:type="dxa"/>
            <w:tcBorders>
              <w:top w:val="nil"/>
              <w:left w:val="single" w:sz="8" w:space="0" w:color="auto"/>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48</w:t>
            </w:r>
          </w:p>
        </w:tc>
        <w:tc>
          <w:tcPr>
            <w:tcW w:w="1787" w:type="dxa"/>
            <w:tcBorders>
              <w:top w:val="nil"/>
              <w:left w:val="nil"/>
              <w:bottom w:val="single" w:sz="8" w:space="0" w:color="auto"/>
              <w:right w:val="single" w:sz="4" w:space="0" w:color="auto"/>
            </w:tcBorders>
            <w:noWrap/>
            <w:vAlign w:val="bottom"/>
          </w:tcPr>
          <w:p w:rsidR="00E35538" w:rsidRPr="000B3200" w:rsidRDefault="00E35538" w:rsidP="008638B5">
            <w:pPr>
              <w:rPr>
                <w:sz w:val="20"/>
                <w:szCs w:val="20"/>
                <w:lang w:eastAsia="ja-JP"/>
              </w:rPr>
            </w:pPr>
            <w:r w:rsidRPr="000B3200">
              <w:rPr>
                <w:sz w:val="20"/>
                <w:szCs w:val="20"/>
                <w:lang w:eastAsia="ja-JP"/>
              </w:rPr>
              <w:t xml:space="preserve"> Tajikistan</w:t>
            </w:r>
          </w:p>
        </w:tc>
        <w:tc>
          <w:tcPr>
            <w:tcW w:w="110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145</w:t>
            </w:r>
          </w:p>
        </w:tc>
        <w:tc>
          <w:tcPr>
            <w:tcW w:w="111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70</w:t>
            </w:r>
          </w:p>
        </w:tc>
        <w:tc>
          <w:tcPr>
            <w:tcW w:w="1585"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1.6</w:t>
            </w:r>
          </w:p>
        </w:tc>
        <w:tc>
          <w:tcPr>
            <w:tcW w:w="139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104</w:t>
            </w:r>
          </w:p>
        </w:tc>
        <w:tc>
          <w:tcPr>
            <w:tcW w:w="1026"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14</w:t>
            </w:r>
          </w:p>
        </w:tc>
        <w:tc>
          <w:tcPr>
            <w:tcW w:w="1119"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0</w:t>
            </w:r>
          </w:p>
        </w:tc>
        <w:tc>
          <w:tcPr>
            <w:tcW w:w="1213"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w:t>
            </w:r>
          </w:p>
        </w:tc>
        <w:tc>
          <w:tcPr>
            <w:tcW w:w="1638" w:type="dxa"/>
            <w:tcBorders>
              <w:top w:val="nil"/>
              <w:left w:val="nil"/>
              <w:bottom w:val="single" w:sz="8" w:space="0" w:color="auto"/>
              <w:right w:val="single" w:sz="4"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65.7</w:t>
            </w:r>
          </w:p>
        </w:tc>
        <w:tc>
          <w:tcPr>
            <w:tcW w:w="991" w:type="dxa"/>
            <w:tcBorders>
              <w:top w:val="nil"/>
              <w:left w:val="nil"/>
              <w:bottom w:val="single" w:sz="8" w:space="0" w:color="auto"/>
              <w:right w:val="single" w:sz="8" w:space="0" w:color="auto"/>
            </w:tcBorders>
            <w:noWrap/>
            <w:vAlign w:val="bottom"/>
          </w:tcPr>
          <w:p w:rsidR="00E35538" w:rsidRPr="000B3200" w:rsidRDefault="00E35538" w:rsidP="008638B5">
            <w:pPr>
              <w:jc w:val="center"/>
              <w:rPr>
                <w:sz w:val="20"/>
                <w:szCs w:val="20"/>
                <w:lang w:eastAsia="ja-JP"/>
              </w:rPr>
            </w:pPr>
            <w:r w:rsidRPr="000B3200">
              <w:rPr>
                <w:sz w:val="20"/>
                <w:szCs w:val="20"/>
                <w:lang w:eastAsia="ja-JP"/>
              </w:rPr>
              <w:t>26.5</w:t>
            </w:r>
          </w:p>
        </w:tc>
      </w:tr>
      <w:tr w:rsidR="00E35538" w:rsidRPr="00CC4C7A">
        <w:trPr>
          <w:trHeight w:val="202"/>
        </w:trPr>
        <w:tc>
          <w:tcPr>
            <w:tcW w:w="573" w:type="dxa"/>
            <w:tcBorders>
              <w:top w:val="nil"/>
              <w:left w:val="nil"/>
              <w:bottom w:val="nil"/>
              <w:right w:val="nil"/>
            </w:tcBorders>
            <w:noWrap/>
            <w:vAlign w:val="bottom"/>
          </w:tcPr>
          <w:p w:rsidR="00E35538" w:rsidRPr="000B3200" w:rsidRDefault="00E35538" w:rsidP="008638B5">
            <w:pPr>
              <w:jc w:val="center"/>
              <w:rPr>
                <w:sz w:val="20"/>
                <w:szCs w:val="20"/>
                <w:lang w:eastAsia="ja-JP"/>
              </w:rPr>
            </w:pPr>
          </w:p>
        </w:tc>
        <w:tc>
          <w:tcPr>
            <w:tcW w:w="1787"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MINIMUM (UEFA)</w:t>
            </w:r>
          </w:p>
        </w:tc>
        <w:tc>
          <w:tcPr>
            <w:tcW w:w="110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145</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84</w:t>
            </w:r>
          </w:p>
        </w:tc>
        <w:tc>
          <w:tcPr>
            <w:tcW w:w="1585"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1.6</w:t>
            </w:r>
          </w:p>
        </w:tc>
        <w:tc>
          <w:tcPr>
            <w:tcW w:w="139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46</w:t>
            </w:r>
          </w:p>
        </w:tc>
        <w:tc>
          <w:tcPr>
            <w:tcW w:w="1026"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1</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0</w:t>
            </w:r>
          </w:p>
        </w:tc>
        <w:tc>
          <w:tcPr>
            <w:tcW w:w="1213"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0.4</w:t>
            </w:r>
          </w:p>
        </w:tc>
        <w:tc>
          <w:tcPr>
            <w:tcW w:w="1638"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65.7</w:t>
            </w:r>
          </w:p>
        </w:tc>
        <w:tc>
          <w:tcPr>
            <w:tcW w:w="991" w:type="dxa"/>
            <w:tcBorders>
              <w:top w:val="nil"/>
              <w:left w:val="nil"/>
              <w:bottom w:val="single" w:sz="4" w:space="0" w:color="auto"/>
              <w:right w:val="single" w:sz="4" w:space="0" w:color="auto"/>
            </w:tcBorders>
            <w:shd w:val="clear" w:color="auto" w:fill="A6A6A6" w:themeFill="background1" w:themeFillShade="A6"/>
            <w:noWrap/>
            <w:vAlign w:val="bottom"/>
          </w:tcPr>
          <w:p w:rsidR="00E35538" w:rsidRPr="000B3200" w:rsidRDefault="00E35538" w:rsidP="008638B5">
            <w:pPr>
              <w:jc w:val="center"/>
              <w:rPr>
                <w:b/>
                <w:bCs/>
                <w:sz w:val="20"/>
                <w:szCs w:val="20"/>
                <w:lang w:eastAsia="ja-JP"/>
              </w:rPr>
            </w:pPr>
            <w:r w:rsidRPr="000B3200">
              <w:rPr>
                <w:b/>
                <w:bCs/>
                <w:sz w:val="20"/>
                <w:szCs w:val="20"/>
                <w:lang w:eastAsia="ja-JP"/>
              </w:rPr>
              <w:t>26.4</w:t>
            </w:r>
          </w:p>
        </w:tc>
      </w:tr>
    </w:tbl>
    <w:p w:rsidR="00E35538" w:rsidRPr="00CC4C7A" w:rsidRDefault="00E35538" w:rsidP="008638B5">
      <w:pPr>
        <w:spacing w:after="120"/>
        <w:ind w:left="446" w:hanging="446"/>
        <w:jc w:val="center"/>
        <w:rPr>
          <w:rFonts w:eastAsia="Arial"/>
          <w:sz w:val="20"/>
          <w:szCs w:val="20"/>
          <w:rPrChange w:id="471" w:author="Unknown">
            <w:rPr>
              <w:rFonts w:eastAsia="Arial"/>
              <w:sz w:val="18"/>
              <w:szCs w:val="18"/>
            </w:rPr>
          </w:rPrChange>
        </w:rPr>
        <w:sectPr w:rsidR="00E35538" w:rsidRPr="00CC4C7A">
          <w:endnotePr>
            <w:numFmt w:val="decimal"/>
          </w:endnotePr>
          <w:pgSz w:w="15840" w:h="12240" w:orient="landscape"/>
          <w:pgMar w:top="1440" w:right="1440" w:bottom="1440" w:left="1080" w:header="708" w:footer="708" w:gutter="0"/>
          <w:cols w:space="708"/>
          <w:docGrid w:linePitch="360"/>
        </w:sectPr>
      </w:pPr>
    </w:p>
    <w:p w:rsidR="00E35538" w:rsidRPr="00CC4C7A" w:rsidRDefault="006A727A" w:rsidP="008638B5">
      <w:pPr>
        <w:spacing w:after="200"/>
        <w:jc w:val="center"/>
        <w:rPr>
          <w:sz w:val="20"/>
          <w:szCs w:val="20"/>
          <w:rPrChange w:id="472" w:author="Narek" w:date="2014-08-20T01:00:00Z">
            <w:rPr>
              <w:sz w:val="18"/>
              <w:szCs w:val="18"/>
            </w:rPr>
          </w:rPrChange>
        </w:rPr>
      </w:pPr>
      <w:r w:rsidRPr="006A727A">
        <w:rPr>
          <w:sz w:val="20"/>
          <w:szCs w:val="20"/>
          <w:rPrChange w:id="473" w:author="Narek" w:date="2014-08-20T01:00:00Z">
            <w:rPr>
              <w:color w:val="0000FF"/>
              <w:sz w:val="18"/>
              <w:szCs w:val="18"/>
              <w:u w:val="single"/>
            </w:rPr>
          </w:rPrChange>
        </w:rPr>
        <w:lastRenderedPageBreak/>
        <w:t xml:space="preserve">APPENDIX 3: </w:t>
      </w:r>
    </w:p>
    <w:p w:rsidR="00E35538" w:rsidRPr="00CC4C7A" w:rsidRDefault="006A727A" w:rsidP="008638B5">
      <w:pPr>
        <w:spacing w:after="200"/>
        <w:jc w:val="center"/>
        <w:rPr>
          <w:sz w:val="20"/>
          <w:szCs w:val="20"/>
          <w:rPrChange w:id="474" w:author="Narek" w:date="2014-08-20T01:00:00Z">
            <w:rPr>
              <w:sz w:val="18"/>
              <w:szCs w:val="18"/>
            </w:rPr>
          </w:rPrChange>
        </w:rPr>
      </w:pPr>
      <w:r w:rsidRPr="006A727A">
        <w:rPr>
          <w:sz w:val="20"/>
          <w:szCs w:val="20"/>
          <w:rPrChange w:id="475" w:author="Narek" w:date="2014-08-20T01:00:00Z">
            <w:rPr>
              <w:color w:val="0000FF"/>
              <w:sz w:val="18"/>
              <w:szCs w:val="18"/>
              <w:u w:val="single"/>
            </w:rPr>
          </w:rPrChange>
        </w:rPr>
        <w:t xml:space="preserve">Post-estimation identification statistics and robustness checks </w:t>
      </w:r>
    </w:p>
    <w:p w:rsidR="00E35538" w:rsidRPr="003826D1" w:rsidRDefault="006A727A" w:rsidP="008638B5">
      <w:pPr>
        <w:spacing w:after="200"/>
        <w:rPr>
          <w:sz w:val="20"/>
          <w:szCs w:val="20"/>
        </w:rPr>
      </w:pPr>
      <w:r w:rsidRPr="006A727A">
        <w:rPr>
          <w:b/>
          <w:i/>
          <w:sz w:val="20"/>
          <w:szCs w:val="20"/>
          <w:rPrChange w:id="476" w:author="Narek" w:date="2014-08-20T01:00:00Z">
            <w:rPr>
              <w:b/>
              <w:i/>
              <w:color w:val="0000FF"/>
              <w:sz w:val="18"/>
              <w:szCs w:val="18"/>
              <w:u w:val="single"/>
            </w:rPr>
          </w:rPrChange>
        </w:rPr>
        <w:t>First Stage</w:t>
      </w:r>
      <w:r w:rsidR="00E35538" w:rsidRPr="003826D1">
        <w:rPr>
          <w:noProof/>
          <w:sz w:val="20"/>
          <w:szCs w:val="20"/>
        </w:rPr>
        <w:drawing>
          <wp:inline distT="0" distB="0" distL="0" distR="0">
            <wp:extent cx="5667690" cy="739433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r="30899"/>
                    <a:stretch>
                      <a:fillRect/>
                    </a:stretch>
                  </pic:blipFill>
                  <pic:spPr bwMode="auto">
                    <a:xfrm>
                      <a:off x="0" y="0"/>
                      <a:ext cx="5667690" cy="7394331"/>
                    </a:xfrm>
                    <a:prstGeom prst="rect">
                      <a:avLst/>
                    </a:prstGeom>
                    <a:noFill/>
                    <a:ln w="9525">
                      <a:noFill/>
                      <a:miter lim="800000"/>
                      <a:headEnd/>
                      <a:tailEnd/>
                    </a:ln>
                  </pic:spPr>
                </pic:pic>
              </a:graphicData>
            </a:graphic>
          </wp:inline>
        </w:drawing>
      </w:r>
    </w:p>
    <w:p w:rsidR="00E35538" w:rsidRPr="003826D1" w:rsidRDefault="00E35538" w:rsidP="008638B5">
      <w:pPr>
        <w:spacing w:after="200"/>
        <w:rPr>
          <w:i/>
          <w:noProof/>
          <w:sz w:val="20"/>
          <w:szCs w:val="20"/>
        </w:rPr>
      </w:pPr>
      <w:r w:rsidRPr="003826D1">
        <w:rPr>
          <w:i/>
          <w:noProof/>
          <w:sz w:val="20"/>
          <w:szCs w:val="20"/>
        </w:rPr>
        <w:lastRenderedPageBreak/>
        <w:t>Second stage</w:t>
      </w:r>
    </w:p>
    <w:p w:rsidR="00E35538" w:rsidRPr="003826D1" w:rsidRDefault="00E35538" w:rsidP="008638B5">
      <w:pPr>
        <w:spacing w:after="200"/>
        <w:rPr>
          <w:sz w:val="20"/>
          <w:szCs w:val="20"/>
        </w:rPr>
      </w:pPr>
      <w:r w:rsidRPr="003826D1">
        <w:rPr>
          <w:i/>
          <w:noProof/>
          <w:sz w:val="20"/>
          <w:szCs w:val="20"/>
        </w:rPr>
        <w:drawing>
          <wp:inline distT="0" distB="0" distL="0" distR="0">
            <wp:extent cx="6222756" cy="2453054"/>
            <wp:effectExtent l="19050" t="0" r="6594"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r="23604" b="32446"/>
                    <a:stretch>
                      <a:fillRect/>
                    </a:stretch>
                  </pic:blipFill>
                  <pic:spPr bwMode="auto">
                    <a:xfrm>
                      <a:off x="0" y="0"/>
                      <a:ext cx="6222756" cy="2453054"/>
                    </a:xfrm>
                    <a:prstGeom prst="rect">
                      <a:avLst/>
                    </a:prstGeom>
                    <a:noFill/>
                    <a:ln w="9525">
                      <a:noFill/>
                      <a:miter lim="800000"/>
                      <a:headEnd/>
                      <a:tailEnd/>
                    </a:ln>
                  </pic:spPr>
                </pic:pic>
              </a:graphicData>
            </a:graphic>
          </wp:inline>
        </w:drawing>
      </w:r>
    </w:p>
    <w:sectPr w:rsidR="00E35538" w:rsidRPr="003826D1" w:rsidSect="003F2B08">
      <w:pgSz w:w="12240" w:h="15840"/>
      <w:pgMar w:top="1440" w:right="1440" w:bottom="108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67D2" w:rsidRDefault="006167D2">
      <w:r>
        <w:separator/>
      </w:r>
    </w:p>
  </w:endnote>
  <w:endnote w:type="continuationSeparator" w:id="0">
    <w:p w:rsidR="006167D2" w:rsidRDefault="006167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B8E" w:rsidRDefault="00D73B8E">
    <w:pPr>
      <w:jc w:val="center"/>
    </w:pPr>
    <w:fldSimple w:instr="PAGE">
      <w:r w:rsidR="009A7E53">
        <w:rPr>
          <w:noProof/>
        </w:rPr>
        <w:t>12</w:t>
      </w:r>
    </w:fldSimple>
  </w:p>
  <w:p w:rsidR="00D73B8E" w:rsidRDefault="00D73B8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67D2" w:rsidRDefault="006167D2">
      <w:r>
        <w:separator/>
      </w:r>
    </w:p>
  </w:footnote>
  <w:footnote w:type="continuationSeparator" w:id="0">
    <w:p w:rsidR="006167D2" w:rsidRDefault="006167D2">
      <w:r>
        <w:continuationSeparator/>
      </w:r>
    </w:p>
  </w:footnote>
  <w:footnote w:id="1">
    <w:p w:rsidR="00D73B8E" w:rsidRPr="00CC4C7A" w:rsidRDefault="00D73B8E" w:rsidP="00A54491">
      <w:pPr>
        <w:ind w:left="900" w:hanging="900"/>
        <w:jc w:val="both"/>
        <w:rPr>
          <w:rFonts w:eastAsia="Calibri"/>
          <w:sz w:val="18"/>
          <w:szCs w:val="18"/>
        </w:rPr>
      </w:pPr>
      <w:r w:rsidRPr="009B0B18">
        <w:rPr>
          <w:rStyle w:val="FootnoteReference"/>
          <w:sz w:val="22"/>
        </w:rPr>
        <w:footnoteRef/>
      </w:r>
      <w:r w:rsidRPr="00CC4C7A">
        <w:rPr>
          <w:rFonts w:eastAsia="Calibri"/>
          <w:sz w:val="18"/>
          <w:szCs w:val="18"/>
        </w:rPr>
        <w:t xml:space="preserve">Associate Researcher, Wisconsin Center for Education Research, 1025 West Johnson Street, Suite 785, Madison, Wisconsin 53706, USA. Email: </w:t>
      </w:r>
      <w:hyperlink r:id="rId1" w:history="1">
        <w:r w:rsidRPr="00CC4C7A">
          <w:rPr>
            <w:rFonts w:eastAsia="Calibri"/>
            <w:color w:val="0000FF"/>
            <w:sz w:val="18"/>
            <w:szCs w:val="18"/>
            <w:u w:val="single"/>
          </w:rPr>
          <w:t>sahakyan</w:t>
        </w:r>
      </w:hyperlink>
      <w:hyperlink r:id="rId2" w:history="1">
        <w:r w:rsidRPr="00CC4C7A">
          <w:rPr>
            <w:rFonts w:eastAsia="Calibri"/>
            <w:color w:val="0000FF"/>
            <w:sz w:val="18"/>
            <w:szCs w:val="18"/>
            <w:u w:val="single"/>
          </w:rPr>
          <w:t>@</w:t>
        </w:r>
      </w:hyperlink>
      <w:hyperlink r:id="rId3" w:history="1">
        <w:r w:rsidRPr="00CC4C7A">
          <w:rPr>
            <w:rFonts w:eastAsia="Calibri"/>
            <w:color w:val="0000FF"/>
            <w:sz w:val="18"/>
            <w:szCs w:val="18"/>
            <w:u w:val="single"/>
          </w:rPr>
          <w:t>wisc</w:t>
        </w:r>
      </w:hyperlink>
      <w:hyperlink r:id="rId4" w:history="1">
        <w:r w:rsidRPr="00CC4C7A">
          <w:rPr>
            <w:rFonts w:eastAsia="Calibri"/>
            <w:color w:val="0000FF"/>
            <w:sz w:val="18"/>
            <w:szCs w:val="18"/>
            <w:u w:val="single"/>
          </w:rPr>
          <w:t>.</w:t>
        </w:r>
      </w:hyperlink>
      <w:hyperlink r:id="rId5" w:history="1">
        <w:r w:rsidRPr="00CC4C7A">
          <w:rPr>
            <w:rFonts w:eastAsia="Calibri"/>
            <w:color w:val="0000FF"/>
            <w:sz w:val="18"/>
            <w:szCs w:val="18"/>
            <w:u w:val="single"/>
          </w:rPr>
          <w:t>edu</w:t>
        </w:r>
      </w:hyperlink>
    </w:p>
  </w:footnote>
  <w:footnote w:id="2">
    <w:p w:rsidR="00D73B8E" w:rsidRPr="00CC4C7A" w:rsidRDefault="00D73B8E" w:rsidP="00A54491">
      <w:pPr>
        <w:ind w:left="900" w:hanging="900"/>
        <w:jc w:val="both"/>
        <w:rPr>
          <w:rFonts w:eastAsia="Calibri"/>
          <w:sz w:val="18"/>
          <w:szCs w:val="18"/>
        </w:rPr>
      </w:pPr>
      <w:r w:rsidRPr="00CC4C7A">
        <w:rPr>
          <w:rStyle w:val="FootnoteReference"/>
        </w:rPr>
        <w:footnoteRef/>
      </w:r>
      <w:r w:rsidRPr="00CC4C7A">
        <w:rPr>
          <w:rFonts w:eastAsia="Calibri"/>
          <w:sz w:val="18"/>
          <w:szCs w:val="18"/>
        </w:rPr>
        <w:t>Foreign Service Economist, U.S. Agency for International Development, 1300 Pennsylvania Ave NW, Washington DC, USA. Email</w:t>
      </w:r>
      <w:proofErr w:type="gramStart"/>
      <w:r w:rsidRPr="00CC4C7A">
        <w:rPr>
          <w:rFonts w:eastAsia="Calibri"/>
          <w:sz w:val="18"/>
          <w:szCs w:val="18"/>
        </w:rPr>
        <w:t>:</w:t>
      </w:r>
      <w:proofErr w:type="gramEnd"/>
      <w:r w:rsidRPr="006A727A">
        <w:fldChar w:fldCharType="begin"/>
      </w:r>
      <w:r>
        <w:instrText xml:space="preserve"> HYPERLINK "mailto:mnicholson@usaid.gov" </w:instrText>
      </w:r>
      <w:r w:rsidRPr="006A727A">
        <w:fldChar w:fldCharType="separate"/>
      </w:r>
      <w:r w:rsidRPr="00CC4C7A">
        <w:rPr>
          <w:rFonts w:eastAsia="Calibri"/>
          <w:sz w:val="18"/>
          <w:szCs w:val="18"/>
        </w:rPr>
        <w:t>mnicholson</w:t>
      </w:r>
      <w:r>
        <w:rPr>
          <w:rFonts w:eastAsia="Calibri"/>
          <w:sz w:val="18"/>
          <w:szCs w:val="18"/>
        </w:rPr>
        <w:fldChar w:fldCharType="end"/>
      </w:r>
      <w:hyperlink r:id="rId6" w:history="1">
        <w:r w:rsidRPr="00CC4C7A">
          <w:rPr>
            <w:rFonts w:eastAsia="Calibri"/>
            <w:sz w:val="18"/>
            <w:szCs w:val="18"/>
          </w:rPr>
          <w:t>@</w:t>
        </w:r>
      </w:hyperlink>
      <w:hyperlink r:id="rId7" w:history="1">
        <w:r w:rsidRPr="00CC4C7A">
          <w:rPr>
            <w:rFonts w:eastAsia="Calibri"/>
            <w:sz w:val="18"/>
            <w:szCs w:val="18"/>
          </w:rPr>
          <w:t>usaid</w:t>
        </w:r>
      </w:hyperlink>
      <w:hyperlink r:id="rId8" w:history="1">
        <w:r w:rsidRPr="00CC4C7A">
          <w:rPr>
            <w:rFonts w:eastAsia="Calibri"/>
            <w:sz w:val="18"/>
            <w:szCs w:val="18"/>
          </w:rPr>
          <w:t>.</w:t>
        </w:r>
      </w:hyperlink>
      <w:hyperlink r:id="rId9" w:history="1">
        <w:proofErr w:type="gramStart"/>
        <w:r w:rsidRPr="00CC4C7A">
          <w:rPr>
            <w:rFonts w:eastAsia="Calibri"/>
            <w:sz w:val="18"/>
            <w:szCs w:val="18"/>
          </w:rPr>
          <w:t>gov</w:t>
        </w:r>
        <w:proofErr w:type="gramEnd"/>
      </w:hyperlink>
      <w:r w:rsidRPr="00CC4C7A">
        <w:rPr>
          <w:rFonts w:eastAsia="Calibri"/>
          <w:sz w:val="18"/>
          <w:szCs w:val="18"/>
        </w:rPr>
        <w:t xml:space="preserve">. The views expressed in here are those of the authors and do not reflect the opinions of the U.S. Agency for International Development. </w:t>
      </w:r>
    </w:p>
  </w:footnote>
  <w:footnote w:id="3">
    <w:p w:rsidR="00D73B8E" w:rsidRPr="00CC4C7A" w:rsidRDefault="00D73B8E" w:rsidP="00A9467F">
      <w:pPr>
        <w:ind w:left="990" w:hanging="990"/>
        <w:jc w:val="both"/>
        <w:rPr>
          <w:rFonts w:eastAsia="Calibri"/>
          <w:sz w:val="18"/>
          <w:szCs w:val="18"/>
        </w:rPr>
      </w:pPr>
      <w:r w:rsidRPr="00CC4C7A">
        <w:rPr>
          <w:rStyle w:val="FootnoteReference"/>
          <w:sz w:val="20"/>
          <w:szCs w:val="20"/>
        </w:rPr>
        <w:footnoteRef/>
      </w:r>
      <w:proofErr w:type="gramStart"/>
      <w:r w:rsidRPr="00CC4C7A">
        <w:rPr>
          <w:rFonts w:eastAsia="Calibri"/>
          <w:color w:val="000000" w:themeColor="text1"/>
          <w:sz w:val="18"/>
          <w:szCs w:val="18"/>
        </w:rPr>
        <w:t>Consultant</w:t>
      </w:r>
      <w:r w:rsidRPr="00CC4C7A">
        <w:rPr>
          <w:rFonts w:eastAsia="Calibri"/>
          <w:sz w:val="18"/>
          <w:szCs w:val="18"/>
        </w:rPr>
        <w:t>, Appian Data Services, 4600 Adeline Street Suite 229, Emeryville, CA 94608, USA.</w:t>
      </w:r>
      <w:proofErr w:type="gramEnd"/>
      <w:r w:rsidRPr="00CC4C7A">
        <w:rPr>
          <w:rFonts w:eastAsia="Calibri"/>
          <w:sz w:val="18"/>
          <w:szCs w:val="18"/>
        </w:rPr>
        <w:t xml:space="preserve"> Email</w:t>
      </w:r>
      <w:proofErr w:type="gramStart"/>
      <w:r w:rsidRPr="00CC4C7A">
        <w:rPr>
          <w:rFonts w:eastAsia="Calibri"/>
          <w:sz w:val="18"/>
          <w:szCs w:val="18"/>
        </w:rPr>
        <w:t>:</w:t>
      </w:r>
      <w:proofErr w:type="gramEnd"/>
      <w:r w:rsidRPr="006A727A">
        <w:fldChar w:fldCharType="begin"/>
      </w:r>
      <w:r>
        <w:instrText xml:space="preserve"> HYPERLINK "mailto:dave" </w:instrText>
      </w:r>
      <w:r w:rsidRPr="006A727A">
        <w:fldChar w:fldCharType="separate"/>
      </w:r>
      <w:r w:rsidRPr="00CC4C7A">
        <w:rPr>
          <w:rStyle w:val="Hyperlink"/>
          <w:rFonts w:eastAsia="Calibri"/>
          <w:sz w:val="18"/>
          <w:szCs w:val="18"/>
        </w:rPr>
        <w:t>dave</w:t>
      </w:r>
      <w:r>
        <w:rPr>
          <w:rStyle w:val="Hyperlink"/>
          <w:rFonts w:eastAsia="Calibri"/>
          <w:sz w:val="18"/>
          <w:szCs w:val="18"/>
        </w:rPr>
        <w:fldChar w:fldCharType="end"/>
      </w:r>
      <w:hyperlink r:id="rId10" w:history="1">
        <w:r w:rsidRPr="00CC4C7A">
          <w:rPr>
            <w:rFonts w:eastAsia="Calibri"/>
            <w:color w:val="0000FF"/>
            <w:sz w:val="18"/>
            <w:szCs w:val="18"/>
            <w:u w:val="single"/>
          </w:rPr>
          <w:t>.</w:t>
        </w:r>
      </w:hyperlink>
      <w:hyperlink r:id="rId11" w:history="1">
        <w:r w:rsidRPr="00CC4C7A">
          <w:rPr>
            <w:rStyle w:val="Hyperlink"/>
            <w:rFonts w:eastAsia="Calibri"/>
            <w:sz w:val="18"/>
            <w:szCs w:val="18"/>
          </w:rPr>
          <w:t>kritzberg</w:t>
        </w:r>
      </w:hyperlink>
      <w:hyperlink r:id="rId12" w:history="1">
        <w:r w:rsidRPr="00CC4C7A">
          <w:rPr>
            <w:rFonts w:eastAsia="Calibri"/>
            <w:color w:val="0000FF"/>
            <w:sz w:val="18"/>
            <w:szCs w:val="18"/>
            <w:u w:val="single"/>
          </w:rPr>
          <w:t>@</w:t>
        </w:r>
      </w:hyperlink>
      <w:hyperlink r:id="rId13" w:history="1">
        <w:r w:rsidRPr="00CC4C7A">
          <w:rPr>
            <w:rFonts w:eastAsia="Calibri"/>
            <w:color w:val="0000FF"/>
            <w:sz w:val="18"/>
            <w:szCs w:val="18"/>
            <w:u w:val="single"/>
          </w:rPr>
          <w:t>gmail</w:t>
        </w:r>
      </w:hyperlink>
      <w:hyperlink r:id="rId14" w:history="1">
        <w:r w:rsidRPr="00CC4C7A">
          <w:rPr>
            <w:rFonts w:eastAsia="Calibri"/>
            <w:color w:val="0000FF"/>
            <w:sz w:val="18"/>
            <w:szCs w:val="18"/>
            <w:u w:val="single"/>
          </w:rPr>
          <w:t>.</w:t>
        </w:r>
      </w:hyperlink>
      <w:hyperlink r:id="rId15" w:history="1">
        <w:proofErr w:type="gramStart"/>
        <w:r w:rsidRPr="00CC4C7A">
          <w:rPr>
            <w:rFonts w:eastAsia="Calibri"/>
            <w:color w:val="0000FF"/>
            <w:sz w:val="18"/>
            <w:szCs w:val="18"/>
            <w:u w:val="single"/>
          </w:rPr>
          <w:t>com</w:t>
        </w:r>
        <w:proofErr w:type="gramEnd"/>
      </w:hyperlink>
      <w:r w:rsidRPr="00CC4C7A">
        <w:rPr>
          <w:rFonts w:eastAsia="Calibri"/>
          <w:sz w:val="18"/>
          <w:szCs w:val="18"/>
        </w:rPr>
        <w:t>.</w:t>
      </w:r>
    </w:p>
    <w:p w:rsidR="00D73B8E" w:rsidRPr="009B0B18" w:rsidRDefault="00D73B8E" w:rsidP="00A40C62">
      <w:pPr>
        <w:jc w:val="both"/>
        <w:rPr>
          <w:rFonts w:eastAsia="Calibri"/>
          <w:sz w:val="16"/>
          <w:szCs w:val="18"/>
        </w:rPr>
      </w:pPr>
    </w:p>
    <w:p w:rsidR="00D73B8E" w:rsidRPr="009B0B18" w:rsidRDefault="00D73B8E" w:rsidP="00A54491">
      <w:pPr>
        <w:jc w:val="both"/>
        <w:rPr>
          <w:sz w:val="18"/>
          <w:szCs w:val="20"/>
        </w:rPr>
      </w:pPr>
      <w:r w:rsidRPr="009B0B18">
        <w:rPr>
          <w:sz w:val="18"/>
          <w:szCs w:val="20"/>
        </w:rPr>
        <w:t xml:space="preserve">The authors would like to thank Chris Rasmussen, Jeffrey Engels, Jim Launder, Casey </w:t>
      </w:r>
      <w:proofErr w:type="spellStart"/>
      <w:r w:rsidRPr="009B0B18">
        <w:rPr>
          <w:sz w:val="18"/>
          <w:szCs w:val="20"/>
        </w:rPr>
        <w:t>Cagley</w:t>
      </w:r>
      <w:proofErr w:type="spellEnd"/>
      <w:r w:rsidRPr="009B0B18">
        <w:rPr>
          <w:sz w:val="18"/>
          <w:szCs w:val="20"/>
        </w:rPr>
        <w:t xml:space="preserve">, Gary Cook, </w:t>
      </w:r>
      <w:proofErr w:type="spellStart"/>
      <w:r w:rsidRPr="009B0B18">
        <w:rPr>
          <w:sz w:val="18"/>
          <w:szCs w:val="20"/>
        </w:rPr>
        <w:t>Avraham</w:t>
      </w:r>
      <w:proofErr w:type="spellEnd"/>
      <w:r w:rsidRPr="009B0B18">
        <w:rPr>
          <w:sz w:val="18"/>
          <w:szCs w:val="20"/>
        </w:rPr>
        <w:t xml:space="preserve"> </w:t>
      </w:r>
      <w:proofErr w:type="spellStart"/>
      <w:r w:rsidRPr="009B0B18">
        <w:rPr>
          <w:sz w:val="18"/>
          <w:szCs w:val="20"/>
        </w:rPr>
        <w:t>Stoler</w:t>
      </w:r>
      <w:proofErr w:type="spellEnd"/>
      <w:r w:rsidRPr="009B0B18">
        <w:rPr>
          <w:sz w:val="18"/>
          <w:szCs w:val="20"/>
        </w:rPr>
        <w:t xml:space="preserve">, and seminar participants at the Analytical Skills Series in Monrovia, Liberia and at the 2012 Western Economic Association International conference in San Francisco, CA for the helpful comments and suggestions. We also thank Mark de </w:t>
      </w:r>
      <w:proofErr w:type="spellStart"/>
      <w:r w:rsidRPr="009B0B18">
        <w:rPr>
          <w:sz w:val="18"/>
          <w:szCs w:val="20"/>
        </w:rPr>
        <w:t>Vries</w:t>
      </w:r>
      <w:proofErr w:type="spellEnd"/>
      <w:r w:rsidRPr="009B0B18">
        <w:rPr>
          <w:sz w:val="18"/>
          <w:szCs w:val="20"/>
        </w:rPr>
        <w:t xml:space="preserve"> for providing the club soccer data.</w:t>
      </w:r>
    </w:p>
    <w:p w:rsidR="00D73B8E" w:rsidRPr="009B0B18" w:rsidRDefault="00D73B8E" w:rsidP="006A1D8F">
      <w:pPr>
        <w:pStyle w:val="FootnoteText"/>
        <w:ind w:left="900" w:hanging="900"/>
        <w:rPr>
          <w:sz w:val="18"/>
        </w:rPr>
      </w:pPr>
    </w:p>
  </w:footnote>
  <w:footnote w:id="4">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Throughout this paper, we will use the terms “football” and “soccer” interchangeably.</w:t>
      </w:r>
    </w:p>
  </w:footnote>
  <w:footnote w:id="5">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 xml:space="preserve"> In a very telling example, the best player of his generation and </w:t>
      </w:r>
      <w:del w:id="49" w:author="Narek" w:date="2014-08-19T18:29:00Z">
        <w:r w:rsidRPr="009B0B18" w:rsidDel="00275CD7">
          <w:rPr>
            <w:sz w:val="18"/>
            <w:szCs w:val="20"/>
          </w:rPr>
          <w:delText>three</w:delText>
        </w:r>
      </w:del>
      <w:ins w:id="50" w:author="Narek" w:date="2014-08-19T18:29:00Z">
        <w:r>
          <w:rPr>
            <w:sz w:val="18"/>
            <w:szCs w:val="20"/>
          </w:rPr>
          <w:t>four</w:t>
        </w:r>
      </w:ins>
      <w:r w:rsidRPr="009B0B18">
        <w:rPr>
          <w:sz w:val="18"/>
          <w:szCs w:val="20"/>
        </w:rPr>
        <w:t xml:space="preserve">-time </w:t>
      </w:r>
      <w:del w:id="51" w:author="Narek" w:date="2014-08-19T18:29:00Z">
        <w:r w:rsidRPr="009B0B18" w:rsidDel="00275CD7">
          <w:rPr>
            <w:sz w:val="18"/>
            <w:szCs w:val="20"/>
          </w:rPr>
          <w:delText xml:space="preserve">reigning </w:delText>
        </w:r>
      </w:del>
      <w:r w:rsidRPr="009B0B18">
        <w:rPr>
          <w:sz w:val="18"/>
          <w:szCs w:val="20"/>
        </w:rPr>
        <w:t>FIFA/</w:t>
      </w:r>
      <w:proofErr w:type="spellStart"/>
      <w:r w:rsidRPr="009B0B18">
        <w:rPr>
          <w:sz w:val="18"/>
          <w:szCs w:val="20"/>
        </w:rPr>
        <w:t>Balon</w:t>
      </w:r>
      <w:proofErr w:type="spellEnd"/>
      <w:r w:rsidRPr="009B0B18">
        <w:rPr>
          <w:sz w:val="18"/>
          <w:szCs w:val="20"/>
        </w:rPr>
        <w:t xml:space="preserve"> d’Or Player of the Year (2009, 2010, 2011</w:t>
      </w:r>
      <w:ins w:id="52" w:author="Narek" w:date="2014-08-19T18:29:00Z">
        <w:r>
          <w:rPr>
            <w:sz w:val="18"/>
            <w:szCs w:val="20"/>
          </w:rPr>
          <w:t xml:space="preserve"> and 2012</w:t>
        </w:r>
      </w:ins>
      <w:r w:rsidRPr="009B0B18">
        <w:rPr>
          <w:sz w:val="18"/>
          <w:szCs w:val="20"/>
        </w:rPr>
        <w:t xml:space="preserve">) Lionel Messi left his home-town club in Argentina to play for FC Barcelona, because the </w:t>
      </w:r>
      <w:ins w:id="53" w:author="Narek" w:date="2014-08-19T18:29:00Z">
        <w:r>
          <w:rPr>
            <w:sz w:val="18"/>
            <w:szCs w:val="20"/>
          </w:rPr>
          <w:t xml:space="preserve">local </w:t>
        </w:r>
      </w:ins>
      <w:r w:rsidRPr="009B0B18">
        <w:rPr>
          <w:sz w:val="18"/>
          <w:szCs w:val="20"/>
        </w:rPr>
        <w:t xml:space="preserve">Argentine club was unable to afford his </w:t>
      </w:r>
      <w:ins w:id="54" w:author="David Kritzberg" w:date="2014-08-20T14:46:00Z">
        <w:r w:rsidR="00420E5F">
          <w:rPr>
            <w:sz w:val="18"/>
            <w:szCs w:val="20"/>
          </w:rPr>
          <w:t xml:space="preserve">treatment for a </w:t>
        </w:r>
      </w:ins>
      <w:r w:rsidRPr="009B0B18">
        <w:rPr>
          <w:sz w:val="18"/>
          <w:szCs w:val="20"/>
        </w:rPr>
        <w:t>growth hormone deficiency</w:t>
      </w:r>
      <w:del w:id="55" w:author="David Kritzberg" w:date="2014-08-20T14:46:00Z">
        <w:r w:rsidRPr="009B0B18" w:rsidDel="00420E5F">
          <w:rPr>
            <w:sz w:val="18"/>
            <w:szCs w:val="20"/>
          </w:rPr>
          <w:delText xml:space="preserve"> treatment</w:delText>
        </w:r>
      </w:del>
      <w:r w:rsidRPr="009B0B18">
        <w:rPr>
          <w:sz w:val="18"/>
          <w:szCs w:val="20"/>
        </w:rPr>
        <w:t xml:space="preserve">. Foer (2004) quotes the two-time </w:t>
      </w:r>
      <w:proofErr w:type="spellStart"/>
      <w:r w:rsidRPr="009B0B18">
        <w:rPr>
          <w:sz w:val="18"/>
          <w:szCs w:val="20"/>
        </w:rPr>
        <w:t>Bal</w:t>
      </w:r>
      <w:ins w:id="56" w:author="David Kritzberg" w:date="2014-08-20T14:46:00Z">
        <w:r w:rsidR="00420E5F">
          <w:rPr>
            <w:sz w:val="18"/>
            <w:szCs w:val="20"/>
          </w:rPr>
          <w:t>l</w:t>
        </w:r>
      </w:ins>
      <w:r w:rsidRPr="009B0B18">
        <w:rPr>
          <w:sz w:val="18"/>
          <w:szCs w:val="20"/>
        </w:rPr>
        <w:t>on</w:t>
      </w:r>
      <w:proofErr w:type="spellEnd"/>
      <w:r w:rsidRPr="009B0B18">
        <w:rPr>
          <w:sz w:val="18"/>
          <w:szCs w:val="20"/>
        </w:rPr>
        <w:t xml:space="preserve"> d’Or winner </w:t>
      </w:r>
      <w:proofErr w:type="spellStart"/>
      <w:r w:rsidRPr="009B0B18">
        <w:rPr>
          <w:sz w:val="18"/>
          <w:szCs w:val="20"/>
        </w:rPr>
        <w:t>Ronaldo</w:t>
      </w:r>
      <w:proofErr w:type="spellEnd"/>
      <w:r w:rsidRPr="009B0B18">
        <w:rPr>
          <w:sz w:val="18"/>
          <w:szCs w:val="20"/>
        </w:rPr>
        <w:t xml:space="preserve"> (Brazil) saying “I will not go back to play in Brazil for any offer.” Ironically, he did go back to play in Brazil in 2009, but retired </w:t>
      </w:r>
      <w:del w:id="57" w:author="Narek" w:date="2014-08-19T18:30:00Z">
        <w:r w:rsidRPr="009B0B18" w:rsidDel="00275CD7">
          <w:rPr>
            <w:sz w:val="18"/>
            <w:szCs w:val="20"/>
          </w:rPr>
          <w:delText>two years later</w:delText>
        </w:r>
      </w:del>
      <w:ins w:id="58" w:author="Narek" w:date="2014-08-19T18:30:00Z">
        <w:r>
          <w:rPr>
            <w:sz w:val="18"/>
            <w:szCs w:val="20"/>
          </w:rPr>
          <w:t>shortly after</w:t>
        </w:r>
      </w:ins>
      <w:del w:id="59" w:author="Narek" w:date="2014-08-19T18:31:00Z">
        <w:r w:rsidRPr="009B0B18" w:rsidDel="00275CD7">
          <w:rPr>
            <w:sz w:val="18"/>
            <w:szCs w:val="20"/>
          </w:rPr>
          <w:delText>,</w:delText>
        </w:r>
      </w:del>
      <w:ins w:id="60" w:author="Narek" w:date="2014-08-19T18:31:00Z">
        <w:r>
          <w:rPr>
            <w:sz w:val="18"/>
            <w:szCs w:val="20"/>
          </w:rPr>
          <w:t>.</w:t>
        </w:r>
      </w:ins>
      <w:del w:id="61" w:author="Narek" w:date="2014-08-19T18:30:00Z">
        <w:r w:rsidRPr="009B0B18" w:rsidDel="00275CD7">
          <w:rPr>
            <w:sz w:val="18"/>
            <w:szCs w:val="20"/>
          </w:rPr>
          <w:delText xml:space="preserve"> in 2011</w:delText>
        </w:r>
      </w:del>
      <w:r w:rsidRPr="009B0B18">
        <w:rPr>
          <w:sz w:val="18"/>
          <w:szCs w:val="20"/>
        </w:rPr>
        <w:t>.</w:t>
      </w:r>
    </w:p>
  </w:footnote>
  <w:footnote w:id="6">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 xml:space="preserve"> The index is created by summing up points and creating an annual ranking of all clubs by country, using only the points accumulated in international club competitions. Source: </w:t>
      </w:r>
      <w:hyperlink r:id="rId16" w:history="1">
        <w:r w:rsidRPr="009B0B18">
          <w:rPr>
            <w:color w:val="0000FF"/>
            <w:sz w:val="18"/>
            <w:szCs w:val="20"/>
            <w:u w:val="single"/>
          </w:rPr>
          <w:t>http</w:t>
        </w:r>
      </w:hyperlink>
      <w:hyperlink r:id="rId17" w:history="1">
        <w:proofErr w:type="gramStart"/>
        <w:r w:rsidRPr="009B0B18">
          <w:rPr>
            <w:color w:val="0000FF"/>
            <w:sz w:val="18"/>
            <w:szCs w:val="20"/>
            <w:u w:val="single"/>
          </w:rPr>
          <w:t>:/</w:t>
        </w:r>
        <w:proofErr w:type="gramEnd"/>
        <w:r w:rsidRPr="009B0B18">
          <w:rPr>
            <w:color w:val="0000FF"/>
            <w:sz w:val="18"/>
            <w:szCs w:val="20"/>
            <w:u w:val="single"/>
          </w:rPr>
          <w:t>/</w:t>
        </w:r>
      </w:hyperlink>
      <w:hyperlink r:id="rId18" w:history="1">
        <w:r w:rsidRPr="009B0B18">
          <w:rPr>
            <w:color w:val="0000FF"/>
            <w:sz w:val="18"/>
            <w:szCs w:val="20"/>
            <w:u w:val="single"/>
          </w:rPr>
          <w:t>www</w:t>
        </w:r>
      </w:hyperlink>
      <w:hyperlink r:id="rId19" w:history="1">
        <w:r w:rsidRPr="009B0B18">
          <w:rPr>
            <w:color w:val="0000FF"/>
            <w:sz w:val="18"/>
            <w:szCs w:val="20"/>
            <w:u w:val="single"/>
          </w:rPr>
          <w:t>.</w:t>
        </w:r>
      </w:hyperlink>
      <w:hyperlink r:id="rId20" w:history="1">
        <w:proofErr w:type="gramStart"/>
        <w:r w:rsidRPr="009B0B18">
          <w:rPr>
            <w:color w:val="0000FF"/>
            <w:sz w:val="18"/>
            <w:szCs w:val="20"/>
            <w:u w:val="single"/>
          </w:rPr>
          <w:t>clubworldrankings</w:t>
        </w:r>
        <w:proofErr w:type="gramEnd"/>
      </w:hyperlink>
      <w:hyperlink r:id="rId21" w:history="1">
        <w:r w:rsidRPr="009B0B18">
          <w:rPr>
            <w:color w:val="0000FF"/>
            <w:sz w:val="18"/>
            <w:szCs w:val="20"/>
            <w:u w:val="single"/>
          </w:rPr>
          <w:t>.</w:t>
        </w:r>
      </w:hyperlink>
      <w:hyperlink r:id="rId22" w:history="1">
        <w:r w:rsidRPr="009B0B18">
          <w:rPr>
            <w:color w:val="0000FF"/>
            <w:sz w:val="18"/>
            <w:szCs w:val="20"/>
            <w:u w:val="single"/>
          </w:rPr>
          <w:t>com</w:t>
        </w:r>
      </w:hyperlink>
      <w:hyperlink r:id="rId23" w:history="1">
        <w:r w:rsidRPr="009B0B18">
          <w:rPr>
            <w:color w:val="0000FF"/>
            <w:sz w:val="18"/>
            <w:szCs w:val="20"/>
            <w:u w:val="single"/>
          </w:rPr>
          <w:t>/</w:t>
        </w:r>
      </w:hyperlink>
    </w:p>
  </w:footnote>
  <w:footnote w:id="7">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The Yugoslavian national team in the early 1990s was pre-dominantly comprised of Red Star (Belgrade) players. The World-Cup-winning Spanish side of 2010 usually featured 7 starters from FC Barcelona. In related research, </w:t>
      </w:r>
      <w:proofErr w:type="spellStart"/>
      <w:r w:rsidRPr="009B0B18">
        <w:rPr>
          <w:sz w:val="18"/>
          <w:szCs w:val="20"/>
        </w:rPr>
        <w:t>Baur</w:t>
      </w:r>
      <w:proofErr w:type="spellEnd"/>
      <w:r w:rsidRPr="009B0B18">
        <w:rPr>
          <w:sz w:val="18"/>
          <w:szCs w:val="20"/>
        </w:rPr>
        <w:t xml:space="preserve"> and Lehmann (2007) question whether the cross-border mobility of soccer players influences the success of the national team with a focus on trade of players across borders. </w:t>
      </w:r>
      <w:moveToRangeStart w:id="100" w:author="Narek" w:date="2014-08-20T00:43:00Z" w:name="move396258741"/>
      <w:moveTo w:id="101" w:author="Narek" w:date="2014-08-20T00:43:00Z">
        <w:r w:rsidRPr="009B0B18">
          <w:rPr>
            <w:sz w:val="18"/>
            <w:szCs w:val="20"/>
          </w:rPr>
          <w:t xml:space="preserve">Their approach is based in </w:t>
        </w:r>
        <w:proofErr w:type="spellStart"/>
        <w:r w:rsidRPr="009B0B18">
          <w:rPr>
            <w:sz w:val="18"/>
            <w:szCs w:val="20"/>
          </w:rPr>
          <w:t>Ricardian</w:t>
        </w:r>
        <w:proofErr w:type="spellEnd"/>
        <w:r w:rsidRPr="009B0B18">
          <w:rPr>
            <w:sz w:val="18"/>
            <w:szCs w:val="20"/>
          </w:rPr>
          <w:t xml:space="preserve"> comparative advantage, and they use both FIFA rankings and the market value of domestic </w:t>
        </w:r>
        <w:proofErr w:type="spellStart"/>
        <w:r w:rsidRPr="009B0B18">
          <w:rPr>
            <w:sz w:val="18"/>
            <w:szCs w:val="20"/>
          </w:rPr>
          <w:t>clubs.</w:t>
        </w:r>
      </w:moveTo>
      <w:moveToRangeEnd w:id="100"/>
      <w:r w:rsidRPr="009B0B18">
        <w:rPr>
          <w:sz w:val="18"/>
          <w:szCs w:val="20"/>
        </w:rPr>
        <w:t>They</w:t>
      </w:r>
      <w:proofErr w:type="spellEnd"/>
      <w:r w:rsidRPr="009B0B18">
        <w:rPr>
          <w:sz w:val="18"/>
          <w:szCs w:val="20"/>
        </w:rPr>
        <w:t xml:space="preserve"> find that both imports and exports help gains from trade. </w:t>
      </w:r>
      <w:moveFromRangeStart w:id="102" w:author="Narek" w:date="2014-08-20T00:43:00Z" w:name="move396258741"/>
      <w:moveFrom w:id="103" w:author="Narek" w:date="2014-08-20T00:43:00Z">
        <w:r w:rsidRPr="009B0B18" w:rsidDel="00817DF3">
          <w:rPr>
            <w:sz w:val="18"/>
            <w:szCs w:val="20"/>
          </w:rPr>
          <w:t xml:space="preserve">Their approach is based in Ricardian comparative advantage, and they use both FIFA rankings and the market value of domestic clubs. </w:t>
        </w:r>
      </w:moveFrom>
      <w:moveFromRangeEnd w:id="102"/>
      <w:del w:id="104" w:author="Narek" w:date="2014-08-20T00:43:00Z">
        <w:r w:rsidRPr="009B0B18" w:rsidDel="00817DF3">
          <w:rPr>
            <w:sz w:val="18"/>
            <w:szCs w:val="20"/>
          </w:rPr>
          <w:delText>They find that team success is determined by contributions of the worst-rated player on the team rather than the superstars. Their control variables include the age of players and footedness.</w:delText>
        </w:r>
      </w:del>
    </w:p>
  </w:footnote>
  <w:footnote w:id="8">
    <w:p w:rsidR="00D73B8E" w:rsidRPr="009B0B18" w:rsidRDefault="00D73B8E" w:rsidP="00A40C62">
      <w:pPr>
        <w:pStyle w:val="EndnoteText"/>
        <w:rPr>
          <w:sz w:val="18"/>
        </w:rPr>
      </w:pPr>
      <w:r w:rsidRPr="009B0B18">
        <w:rPr>
          <w:rStyle w:val="FootnoteReference"/>
          <w:sz w:val="18"/>
        </w:rPr>
        <w:footnoteRef/>
      </w:r>
      <w:r w:rsidRPr="009B0B18">
        <w:rPr>
          <w:sz w:val="18"/>
        </w:rPr>
        <w:t xml:space="preserve"> See, as referenced below, </w:t>
      </w:r>
      <w:proofErr w:type="spellStart"/>
      <w:r w:rsidRPr="009B0B18">
        <w:rPr>
          <w:sz w:val="18"/>
        </w:rPr>
        <w:t>Kuper</w:t>
      </w:r>
      <w:proofErr w:type="spellEnd"/>
      <w:r w:rsidRPr="009B0B18">
        <w:rPr>
          <w:sz w:val="18"/>
        </w:rPr>
        <w:t xml:space="preserve"> and </w:t>
      </w:r>
      <w:proofErr w:type="spellStart"/>
      <w:r w:rsidRPr="009B0B18">
        <w:rPr>
          <w:sz w:val="18"/>
        </w:rPr>
        <w:t>Szumanski</w:t>
      </w:r>
      <w:proofErr w:type="spellEnd"/>
      <w:r w:rsidRPr="009B0B18">
        <w:rPr>
          <w:sz w:val="18"/>
        </w:rPr>
        <w:t xml:space="preserve"> (2009).</w:t>
      </w:r>
    </w:p>
  </w:footnote>
  <w:footnote w:id="9">
    <w:p w:rsidR="00D73B8E" w:rsidRPr="009B0B18" w:rsidDel="00817DF3" w:rsidRDefault="00D73B8E" w:rsidP="00A40C62">
      <w:pPr>
        <w:rPr>
          <w:del w:id="107" w:author="Narek" w:date="2014-08-20T00:44:00Z"/>
          <w:sz w:val="18"/>
          <w:szCs w:val="20"/>
        </w:rPr>
      </w:pPr>
      <w:del w:id="108" w:author="Narek" w:date="2014-08-20T00:44:00Z">
        <w:r w:rsidRPr="009B0B18" w:rsidDel="00817DF3">
          <w:rPr>
            <w:rStyle w:val="FootnoteReference"/>
            <w:sz w:val="18"/>
            <w:szCs w:val="20"/>
          </w:rPr>
          <w:footnoteRef/>
        </w:r>
      </w:del>
      <w:ins w:id="109" w:author="Narek" w:date="2014-08-20T00:43:00Z">
        <w:del w:id="110" w:author="Narek" w:date="2014-08-20T00:44:00Z">
          <w:r w:rsidDel="00817DF3">
            <w:rPr>
              <w:sz w:val="18"/>
              <w:szCs w:val="20"/>
            </w:rPr>
            <w:delText xml:space="preserve"> </w:delText>
          </w:r>
        </w:del>
      </w:ins>
      <w:del w:id="111" w:author="Narek" w:date="2014-08-20T00:44:00Z">
        <w:r w:rsidRPr="009B0B18" w:rsidDel="00817DF3">
          <w:rPr>
            <w:sz w:val="18"/>
            <w:szCs w:val="20"/>
          </w:rPr>
          <w:delText>The number of points that can be won in a match depends on the following factors: Was the match won, or did it end in a draw? (M) How important was the match? (</w:delText>
        </w:r>
        <w:r w:rsidRPr="009B0B18" w:rsidDel="00817DF3">
          <w:rPr>
            <w:i/>
            <w:sz w:val="18"/>
            <w:szCs w:val="20"/>
          </w:rPr>
          <w:delText>i.e. f</w:delText>
        </w:r>
        <w:r w:rsidRPr="009B0B18" w:rsidDel="00817DF3">
          <w:rPr>
            <w:i/>
            <w:iCs/>
            <w:sz w:val="18"/>
            <w:szCs w:val="20"/>
          </w:rPr>
          <w:delText>riendly match? FIFA World Cup competition?</w:delText>
        </w:r>
        <w:r w:rsidRPr="009B0B18" w:rsidDel="00817DF3">
          <w:rPr>
            <w:sz w:val="18"/>
            <w:szCs w:val="20"/>
          </w:rPr>
          <w:delText xml:space="preserve">) (I) How strong was the opponent in terms of its ranking position and the confederation to which it belongs? (T and C) These factors are brought together in the following formula to ascertain the total number of points (P). P = M x I x T x C x 100; Source: </w:delText>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www</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fifa</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w:delText>
        </w:r>
        <w:r w:rsidRPr="009B0B18" w:rsidDel="00817DF3">
          <w:rPr>
            <w:sz w:val="22"/>
          </w:rPr>
          <w:fldChar w:fldCharType="end"/>
        </w:r>
        <w:r w:rsidRPr="009B0B18" w:rsidDel="00817DF3">
          <w:rPr>
            <w:sz w:val="22"/>
          </w:rPr>
          <w:fldChar w:fldCharType="begin"/>
        </w:r>
        <w:r w:rsidRPr="009B0B18" w:rsidDel="00817DF3">
          <w:rPr>
            <w:sz w:val="22"/>
          </w:rPr>
          <w:delInstrText>HYPERLINK "http://www.fifa.com"</w:delInstrText>
        </w:r>
        <w:r w:rsidRPr="009B0B18" w:rsidDel="00817DF3">
          <w:rPr>
            <w:sz w:val="22"/>
          </w:rPr>
          <w:fldChar w:fldCharType="separate"/>
        </w:r>
        <w:r w:rsidRPr="009B0B18" w:rsidDel="00817DF3">
          <w:rPr>
            <w:color w:val="0000FF"/>
            <w:sz w:val="18"/>
            <w:szCs w:val="20"/>
            <w:u w:val="single"/>
          </w:rPr>
          <w:delText>com</w:delText>
        </w:r>
        <w:r w:rsidRPr="009B0B18" w:rsidDel="00817DF3">
          <w:rPr>
            <w:sz w:val="22"/>
          </w:rPr>
          <w:fldChar w:fldCharType="end"/>
        </w:r>
      </w:del>
    </w:p>
  </w:footnote>
  <w:footnote w:id="10">
    <w:p w:rsidR="00D73B8E" w:rsidRPr="009B0B18" w:rsidRDefault="00D73B8E" w:rsidP="00A40C62">
      <w:pPr>
        <w:pStyle w:val="EndnoteText"/>
        <w:rPr>
          <w:sz w:val="18"/>
        </w:rPr>
      </w:pPr>
      <w:r w:rsidRPr="009B0B18">
        <w:rPr>
          <w:rStyle w:val="FootnoteReference"/>
          <w:sz w:val="18"/>
        </w:rPr>
        <w:footnoteRef/>
      </w:r>
      <w:ins w:id="210" w:author="Narek" w:date="2014-08-19T15:18:00Z">
        <w:r w:rsidRPr="009B0B18">
          <w:rPr>
            <w:rFonts w:asciiTheme="majorBidi" w:hAnsiTheme="majorBidi" w:cstheme="majorBidi"/>
            <w:sz w:val="18"/>
          </w:rPr>
          <w:t xml:space="preserve"> </w:t>
        </w:r>
      </w:ins>
      <w:r w:rsidRPr="009B0B18">
        <w:rPr>
          <w:rFonts w:asciiTheme="majorBidi" w:hAnsiTheme="majorBidi" w:cstheme="majorBidi"/>
          <w:sz w:val="18"/>
        </w:rPr>
        <w:t>Coupled with evidence from previous studies on international sporting performance, an important factor in selecting the macroeconomic and resource variables used in the study was data availability. For example, while some other country-specific variables, such as per-capita health expenditures, size of government revenues or unemployment rates may have proven to be informative proxies for national economic performance, poor data quality precludes us from including them as additional controls.</w:t>
      </w:r>
    </w:p>
  </w:footnote>
  <w:footnote w:id="11">
    <w:p w:rsidR="00D73B8E" w:rsidRPr="009B0B18" w:rsidRDefault="00D73B8E" w:rsidP="00A40C62">
      <w:pPr>
        <w:pStyle w:val="FootnoteText"/>
        <w:rPr>
          <w:sz w:val="18"/>
        </w:rPr>
      </w:pPr>
      <w:r w:rsidRPr="009B0B18">
        <w:rPr>
          <w:rStyle w:val="FootnoteReference"/>
          <w:sz w:val="18"/>
        </w:rPr>
        <w:footnoteRef/>
      </w:r>
      <w:hyperlink r:id="rId24" w:history="1">
        <w:proofErr w:type="gramStart"/>
        <w:r w:rsidRPr="009B0B18">
          <w:rPr>
            <w:rFonts w:asciiTheme="majorBidi" w:hAnsiTheme="majorBidi" w:cstheme="majorBidi"/>
            <w:sz w:val="18"/>
          </w:rPr>
          <w:t>www</w:t>
        </w:r>
      </w:hyperlink>
      <w:hyperlink r:id="rId25" w:history="1">
        <w:r w:rsidRPr="009B0B18">
          <w:rPr>
            <w:rFonts w:asciiTheme="majorBidi" w:hAnsiTheme="majorBidi" w:cstheme="majorBidi"/>
            <w:sz w:val="18"/>
          </w:rPr>
          <w:t>.</w:t>
        </w:r>
        <w:proofErr w:type="gramEnd"/>
      </w:hyperlink>
      <w:hyperlink r:id="rId26" w:history="1">
        <w:r w:rsidRPr="009B0B18">
          <w:rPr>
            <w:rFonts w:asciiTheme="majorBidi" w:hAnsiTheme="majorBidi" w:cstheme="majorBidi"/>
            <w:sz w:val="18"/>
          </w:rPr>
          <w:t>fifa</w:t>
        </w:r>
      </w:hyperlink>
      <w:hyperlink r:id="rId27" w:history="1">
        <w:r w:rsidRPr="009B0B18">
          <w:rPr>
            <w:rFonts w:asciiTheme="majorBidi" w:hAnsiTheme="majorBidi" w:cstheme="majorBidi"/>
            <w:sz w:val="18"/>
          </w:rPr>
          <w:t>.</w:t>
        </w:r>
      </w:hyperlink>
      <w:hyperlink r:id="rId28" w:history="1">
        <w:proofErr w:type="gramStart"/>
        <w:r w:rsidRPr="009B0B18">
          <w:rPr>
            <w:rFonts w:asciiTheme="majorBidi" w:hAnsiTheme="majorBidi" w:cstheme="majorBidi"/>
            <w:sz w:val="18"/>
          </w:rPr>
          <w:t>com</w:t>
        </w:r>
      </w:hyperlink>
      <w:r w:rsidRPr="009B0B18">
        <w:rPr>
          <w:rFonts w:asciiTheme="majorBidi" w:hAnsiTheme="majorBidi" w:cstheme="majorBidi"/>
          <w:sz w:val="18"/>
        </w:rPr>
        <w:t xml:space="preserve">; </w:t>
      </w:r>
      <w:hyperlink r:id="rId29" w:history="1">
        <w:r w:rsidRPr="009B0B18">
          <w:rPr>
            <w:rFonts w:asciiTheme="majorBidi" w:hAnsiTheme="majorBidi" w:cstheme="majorBidi"/>
            <w:sz w:val="18"/>
          </w:rPr>
          <w:t>www</w:t>
        </w:r>
      </w:hyperlink>
      <w:hyperlink r:id="rId30" w:history="1">
        <w:r w:rsidRPr="009B0B18">
          <w:rPr>
            <w:rFonts w:asciiTheme="majorBidi" w:hAnsiTheme="majorBidi" w:cstheme="majorBidi"/>
            <w:sz w:val="18"/>
          </w:rPr>
          <w:t>.</w:t>
        </w:r>
        <w:proofErr w:type="gramEnd"/>
      </w:hyperlink>
      <w:hyperlink r:id="rId31" w:history="1">
        <w:r w:rsidRPr="009B0B18">
          <w:rPr>
            <w:rFonts w:asciiTheme="majorBidi" w:hAnsiTheme="majorBidi" w:cstheme="majorBidi"/>
            <w:sz w:val="18"/>
          </w:rPr>
          <w:t>clubworldrankings</w:t>
        </w:r>
      </w:hyperlink>
      <w:hyperlink r:id="rId32" w:history="1">
        <w:r w:rsidRPr="009B0B18">
          <w:rPr>
            <w:rFonts w:asciiTheme="majorBidi" w:hAnsiTheme="majorBidi" w:cstheme="majorBidi"/>
            <w:sz w:val="18"/>
          </w:rPr>
          <w:t>.</w:t>
        </w:r>
      </w:hyperlink>
      <w:hyperlink r:id="rId33" w:history="1">
        <w:proofErr w:type="gramStart"/>
        <w:r w:rsidRPr="009B0B18">
          <w:rPr>
            <w:rFonts w:asciiTheme="majorBidi" w:hAnsiTheme="majorBidi" w:cstheme="majorBidi"/>
            <w:sz w:val="18"/>
          </w:rPr>
          <w:t>com</w:t>
        </w:r>
        <w:proofErr w:type="gramEnd"/>
      </w:hyperlink>
      <w:r w:rsidRPr="009B0B18">
        <w:rPr>
          <w:rFonts w:asciiTheme="majorBidi" w:hAnsiTheme="majorBidi" w:cstheme="majorBidi"/>
          <w:sz w:val="18"/>
        </w:rPr>
        <w:t xml:space="preserve">; </w:t>
      </w:r>
      <w:hyperlink r:id="rId34" w:history="1">
        <w:r w:rsidRPr="009B0B18">
          <w:rPr>
            <w:rFonts w:asciiTheme="majorBidi" w:hAnsiTheme="majorBidi" w:cstheme="majorBidi"/>
            <w:sz w:val="18"/>
          </w:rPr>
          <w:t>data</w:t>
        </w:r>
      </w:hyperlink>
      <w:hyperlink r:id="rId35" w:history="1">
        <w:r w:rsidRPr="009B0B18">
          <w:rPr>
            <w:rFonts w:asciiTheme="majorBidi" w:hAnsiTheme="majorBidi" w:cstheme="majorBidi"/>
            <w:sz w:val="18"/>
          </w:rPr>
          <w:t>.</w:t>
        </w:r>
      </w:hyperlink>
      <w:hyperlink r:id="rId36" w:history="1">
        <w:proofErr w:type="gramStart"/>
        <w:r w:rsidRPr="009B0B18">
          <w:rPr>
            <w:rFonts w:asciiTheme="majorBidi" w:hAnsiTheme="majorBidi" w:cstheme="majorBidi"/>
            <w:sz w:val="18"/>
          </w:rPr>
          <w:t>worldbank</w:t>
        </w:r>
        <w:proofErr w:type="gramEnd"/>
      </w:hyperlink>
      <w:hyperlink r:id="rId37" w:history="1">
        <w:r w:rsidRPr="009B0B18">
          <w:rPr>
            <w:rFonts w:asciiTheme="majorBidi" w:hAnsiTheme="majorBidi" w:cstheme="majorBidi"/>
            <w:sz w:val="18"/>
          </w:rPr>
          <w:t>.</w:t>
        </w:r>
      </w:hyperlink>
      <w:hyperlink r:id="rId38" w:history="1">
        <w:r w:rsidRPr="009B0B18">
          <w:rPr>
            <w:rFonts w:asciiTheme="majorBidi" w:hAnsiTheme="majorBidi" w:cstheme="majorBidi"/>
            <w:sz w:val="18"/>
          </w:rPr>
          <w:t>org</w:t>
        </w:r>
      </w:hyperlink>
      <w:hyperlink r:id="rId39" w:history="1">
        <w:r w:rsidRPr="009B0B18">
          <w:rPr>
            <w:rFonts w:asciiTheme="majorBidi" w:hAnsiTheme="majorBidi" w:cstheme="majorBidi"/>
            <w:sz w:val="18"/>
          </w:rPr>
          <w:t>/</w:t>
        </w:r>
      </w:hyperlink>
      <w:hyperlink r:id="rId40" w:history="1">
        <w:r w:rsidRPr="009B0B18">
          <w:rPr>
            <w:rFonts w:asciiTheme="majorBidi" w:hAnsiTheme="majorBidi" w:cstheme="majorBidi"/>
            <w:sz w:val="18"/>
          </w:rPr>
          <w:t>data</w:t>
        </w:r>
      </w:hyperlink>
      <w:hyperlink r:id="rId41" w:history="1">
        <w:r w:rsidRPr="009B0B18">
          <w:rPr>
            <w:rFonts w:asciiTheme="majorBidi" w:hAnsiTheme="majorBidi" w:cstheme="majorBidi"/>
            <w:sz w:val="18"/>
          </w:rPr>
          <w:t>-</w:t>
        </w:r>
      </w:hyperlink>
      <w:hyperlink r:id="rId42" w:history="1">
        <w:r w:rsidRPr="009B0B18">
          <w:rPr>
            <w:rFonts w:asciiTheme="majorBidi" w:hAnsiTheme="majorBidi" w:cstheme="majorBidi"/>
            <w:sz w:val="18"/>
          </w:rPr>
          <w:t>catalog</w:t>
        </w:r>
      </w:hyperlink>
      <w:hyperlink r:id="rId43" w:history="1">
        <w:r w:rsidRPr="009B0B18">
          <w:rPr>
            <w:rFonts w:asciiTheme="majorBidi" w:hAnsiTheme="majorBidi" w:cstheme="majorBidi"/>
            <w:sz w:val="18"/>
          </w:rPr>
          <w:t>/</w:t>
        </w:r>
      </w:hyperlink>
      <w:hyperlink r:id="rId44" w:history="1">
        <w:r w:rsidRPr="009B0B18">
          <w:rPr>
            <w:rFonts w:asciiTheme="majorBidi" w:hAnsiTheme="majorBidi" w:cstheme="majorBidi"/>
            <w:sz w:val="18"/>
          </w:rPr>
          <w:t>world</w:t>
        </w:r>
      </w:hyperlink>
      <w:hyperlink r:id="rId45" w:history="1">
        <w:r w:rsidRPr="009B0B18">
          <w:rPr>
            <w:rFonts w:asciiTheme="majorBidi" w:hAnsiTheme="majorBidi" w:cstheme="majorBidi"/>
            <w:sz w:val="18"/>
          </w:rPr>
          <w:t>-</w:t>
        </w:r>
      </w:hyperlink>
      <w:hyperlink r:id="rId46" w:history="1">
        <w:r w:rsidRPr="009B0B18">
          <w:rPr>
            <w:rFonts w:asciiTheme="majorBidi" w:hAnsiTheme="majorBidi" w:cstheme="majorBidi"/>
            <w:sz w:val="18"/>
          </w:rPr>
          <w:t>development</w:t>
        </w:r>
      </w:hyperlink>
      <w:hyperlink r:id="rId47" w:history="1">
        <w:r w:rsidRPr="009B0B18">
          <w:rPr>
            <w:rFonts w:asciiTheme="majorBidi" w:hAnsiTheme="majorBidi" w:cstheme="majorBidi"/>
            <w:sz w:val="18"/>
          </w:rPr>
          <w:t>-</w:t>
        </w:r>
      </w:hyperlink>
      <w:hyperlink r:id="rId48" w:history="1">
        <w:r w:rsidRPr="009B0B18">
          <w:rPr>
            <w:rFonts w:asciiTheme="majorBidi" w:hAnsiTheme="majorBidi" w:cstheme="majorBidi"/>
            <w:sz w:val="18"/>
          </w:rPr>
          <w:t>indicators</w:t>
        </w:r>
      </w:hyperlink>
    </w:p>
  </w:footnote>
  <w:footnote w:id="12">
    <w:p w:rsidR="00D73B8E" w:rsidRPr="009B0B18" w:rsidRDefault="00D73B8E" w:rsidP="00A40C62">
      <w:pPr>
        <w:pStyle w:val="FootnoteText"/>
        <w:rPr>
          <w:sz w:val="18"/>
        </w:rPr>
      </w:pPr>
      <w:r w:rsidRPr="009B0B18">
        <w:rPr>
          <w:rStyle w:val="FootnoteReference"/>
          <w:sz w:val="18"/>
        </w:rPr>
        <w:footnoteRef/>
      </w:r>
      <w:r w:rsidRPr="009B0B18">
        <w:rPr>
          <w:sz w:val="18"/>
        </w:rPr>
        <w:t xml:space="preserve"> A </w:t>
      </w:r>
      <w:proofErr w:type="spellStart"/>
      <w:r w:rsidRPr="009B0B18">
        <w:rPr>
          <w:sz w:val="18"/>
        </w:rPr>
        <w:t>PriceWaterhouseCoopers</w:t>
      </w:r>
      <w:proofErr w:type="spellEnd"/>
      <w:r w:rsidRPr="009B0B18">
        <w:rPr>
          <w:sz w:val="18"/>
        </w:rPr>
        <w:t xml:space="preserve"> report (May 2010) providing an econometric analysis on world cup performance uses FIFA world rankings in OLS regressions for a set of 52 countries and fails to find a positive and statistically significant for GDP or Population.</w:t>
      </w:r>
    </w:p>
  </w:footnote>
  <w:footnote w:id="13">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 xml:space="preserve"> Among others, Nicholson (2012) argues that the trade literature does itself a disservice with such a characterization. Data on exports plus imports relative to GDP does not necessarily reflect the “openness” of a country, given that countries like Canada and the United States maintain quite open trading regimes but do not have a high percentage of GDP in international trade due to the size of their domestic economies. For present purposes, however, this measure may accurately capture a proxy of exposure to international networks. Belgium and Netherlands, in the heart of Europe, are the standard bearers for trade as a percentage of GDP, and at the geo-political center of professional club soccer.</w:t>
      </w:r>
    </w:p>
  </w:footnote>
  <w:footnote w:id="14">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The Dutch influence on FC Barcelona’s and, consequently, Spain’s game is an example of such transfer and fusion of soccer know-how. While a better measure of “soccer-openness” could be constructed from annual player trade data and coaching databases, such data is not readily available.</w:t>
      </w:r>
    </w:p>
  </w:footnote>
  <w:footnote w:id="15">
    <w:p w:rsidR="00D73B8E" w:rsidRPr="009B0B18" w:rsidRDefault="00D73B8E" w:rsidP="00A40C62">
      <w:pPr>
        <w:rPr>
          <w:sz w:val="18"/>
          <w:szCs w:val="20"/>
        </w:rPr>
      </w:pPr>
      <w:r w:rsidRPr="009B0B18">
        <w:rPr>
          <w:rStyle w:val="FootnoteReference"/>
          <w:sz w:val="18"/>
          <w:szCs w:val="20"/>
        </w:rPr>
        <w:footnoteRef/>
      </w:r>
      <w:r w:rsidRPr="009B0B18">
        <w:rPr>
          <w:rFonts w:eastAsia="Calibri"/>
          <w:sz w:val="18"/>
          <w:szCs w:val="20"/>
        </w:rPr>
        <w:t xml:space="preserve"> </w:t>
      </w:r>
      <w:proofErr w:type="spellStart"/>
      <w:r w:rsidRPr="009B0B18">
        <w:rPr>
          <w:rFonts w:eastAsia="Calibri"/>
          <w:sz w:val="18"/>
          <w:szCs w:val="20"/>
        </w:rPr>
        <w:t>Kuper</w:t>
      </w:r>
      <w:proofErr w:type="spellEnd"/>
      <w:r w:rsidRPr="009B0B18">
        <w:rPr>
          <w:rFonts w:eastAsia="Calibri"/>
          <w:sz w:val="18"/>
          <w:szCs w:val="20"/>
        </w:rPr>
        <w:t xml:space="preserve"> and Szymanski (2009), </w:t>
      </w:r>
      <w:proofErr w:type="spellStart"/>
      <w:r w:rsidRPr="009B0B18">
        <w:rPr>
          <w:rFonts w:eastAsia="Calibri"/>
          <w:i/>
          <w:iCs/>
          <w:sz w:val="18"/>
          <w:szCs w:val="20"/>
        </w:rPr>
        <w:t>Soccernomics</w:t>
      </w:r>
      <w:proofErr w:type="spellEnd"/>
      <w:r w:rsidRPr="009B0B18">
        <w:rPr>
          <w:rFonts w:eastAsia="Calibri"/>
          <w:sz w:val="18"/>
          <w:szCs w:val="20"/>
        </w:rPr>
        <w:t xml:space="preserve">, Chapter 7: “The Suburban Newsagents – City Sizes and Soccer Prizes” </w:t>
      </w:r>
    </w:p>
  </w:footnote>
  <w:footnote w:id="16">
    <w:p w:rsidR="00D73B8E" w:rsidRPr="009B0B18" w:rsidRDefault="00D73B8E" w:rsidP="00A40C62">
      <w:pPr>
        <w:rPr>
          <w:sz w:val="18"/>
          <w:szCs w:val="20"/>
        </w:rPr>
      </w:pPr>
      <w:r w:rsidRPr="009B0B18">
        <w:rPr>
          <w:rStyle w:val="FootnoteReference"/>
          <w:sz w:val="18"/>
          <w:szCs w:val="20"/>
        </w:rPr>
        <w:footnoteRef/>
      </w:r>
      <w:r w:rsidRPr="009B0B18">
        <w:rPr>
          <w:sz w:val="18"/>
          <w:szCs w:val="20"/>
        </w:rPr>
        <w:t xml:space="preserve"> Another finding is that temperature and population are insignificant in all of the specifications. </w:t>
      </w:r>
    </w:p>
  </w:footnote>
  <w:footnote w:id="17">
    <w:p w:rsidR="00D73B8E" w:rsidRPr="009B0B18" w:rsidRDefault="00D73B8E" w:rsidP="00A40C62">
      <w:pPr>
        <w:jc w:val="both"/>
        <w:rPr>
          <w:sz w:val="18"/>
          <w:szCs w:val="20"/>
        </w:rPr>
      </w:pPr>
      <w:r w:rsidRPr="009B0B18">
        <w:rPr>
          <w:rStyle w:val="FootnoteReference"/>
          <w:sz w:val="18"/>
          <w:szCs w:val="20"/>
        </w:rPr>
        <w:footnoteRef/>
      </w:r>
      <w:r w:rsidRPr="009B0B18">
        <w:rPr>
          <w:sz w:val="18"/>
          <w:szCs w:val="20"/>
        </w:rPr>
        <w:t>A reviewer has noted that Denmark’s victory in the 1992 Euro Cup far exceeds any comparable accomplishment by US Soccer. We emphasize that the FIFA rankings take into account all international competition, and acknowledge that although the glamorous tournaments such as Euro Cup and World Cup are appropriately weighted, they do not encompass the full universe of soccer competitions.</w:t>
      </w:r>
    </w:p>
  </w:footnote>
  <w:footnote w:id="18">
    <w:p w:rsidR="00D73B8E" w:rsidRPr="009B0B18" w:rsidRDefault="00D73B8E" w:rsidP="00A40C62">
      <w:pPr>
        <w:rPr>
          <w:sz w:val="18"/>
          <w:szCs w:val="20"/>
        </w:rPr>
      </w:pPr>
      <w:r w:rsidRPr="009B0B18">
        <w:rPr>
          <w:rStyle w:val="FootnoteReference"/>
          <w:sz w:val="18"/>
          <w:szCs w:val="20"/>
        </w:rPr>
        <w:footnoteRef/>
      </w:r>
      <w:ins w:id="231" w:author="Narek" w:date="2014-08-20T00:29:00Z">
        <w:r>
          <w:rPr>
            <w:sz w:val="18"/>
            <w:szCs w:val="20"/>
          </w:rPr>
          <w:t xml:space="preserve"> </w:t>
        </w:r>
      </w:ins>
      <w:r w:rsidRPr="009B0B18">
        <w:rPr>
          <w:sz w:val="18"/>
          <w:szCs w:val="20"/>
        </w:rPr>
        <w:t>Time and country indices are dropped for ease of notation.</w:t>
      </w:r>
    </w:p>
  </w:footnote>
  <w:footnote w:id="19">
    <w:p w:rsidR="00D73B8E" w:rsidRDefault="00D73B8E">
      <w:pPr>
        <w:pStyle w:val="FootnoteText"/>
      </w:pPr>
      <w:ins w:id="247" w:author="Narek Sahakyan" w:date="2014-08-20T09:54:00Z">
        <w:r>
          <w:rPr>
            <w:rStyle w:val="FootnoteReference"/>
          </w:rPr>
          <w:footnoteRef/>
        </w:r>
        <w:r>
          <w:t xml:space="preserve"> </w:t>
        </w:r>
      </w:ins>
      <w:ins w:id="248" w:author="Narek Sahakyan" w:date="2014-08-20T09:55:00Z">
        <w:r w:rsidRPr="006A727A">
          <w:rPr>
            <w:sz w:val="18"/>
            <w:rPrChange w:id="249" w:author="Narek Sahakyan" w:date="2014-08-20T09:55:00Z">
              <w:rPr/>
            </w:rPrChange>
          </w:rPr>
          <w:t xml:space="preserve">For example, Lionel Messi </w:t>
        </w:r>
        <w:r>
          <w:rPr>
            <w:sz w:val="18"/>
          </w:rPr>
          <w:t xml:space="preserve">(supra note 3) </w:t>
        </w:r>
        <w:r w:rsidRPr="006A727A">
          <w:rPr>
            <w:sz w:val="18"/>
            <w:rPrChange w:id="250" w:author="Narek Sahakyan" w:date="2014-08-20T09:55:00Z">
              <w:rPr/>
            </w:rPrChange>
          </w:rPr>
          <w:t xml:space="preserve">plays for a club team in Spain and at the national level for Argentina. While his contributions in international competition accrue directly to Argentina, there may </w:t>
        </w:r>
        <w:proofErr w:type="gramStart"/>
        <w:r w:rsidRPr="006A727A">
          <w:rPr>
            <w:sz w:val="18"/>
            <w:rPrChange w:id="251" w:author="Narek Sahakyan" w:date="2014-08-20T09:55:00Z">
              <w:rPr/>
            </w:rPrChange>
          </w:rPr>
          <w:t>exist</w:t>
        </w:r>
        <w:proofErr w:type="gramEnd"/>
        <w:r w:rsidRPr="006A727A">
          <w:rPr>
            <w:sz w:val="18"/>
            <w:rPrChange w:id="252" w:author="Narek Sahakyan" w:date="2014-08-20T09:55:00Z">
              <w:rPr/>
            </w:rPrChange>
          </w:rPr>
          <w:t xml:space="preserve"> indirect “Messi effects” on the Spanish national team in which his weekly performance at the club level improves the quality of both his Barcelona teammates and his Madrid rivals (a selection of whom compete together under the Spanish flag.)  For the econometric specification, we are not concerned about the magnitude of his indirect contributions so much as whether they exist at all.</w:t>
        </w:r>
      </w:ins>
    </w:p>
  </w:footnote>
  <w:footnote w:id="20">
    <w:p w:rsidR="00D73B8E" w:rsidRPr="009B0B18" w:rsidDel="000B3200" w:rsidRDefault="00D73B8E" w:rsidP="00A40C62">
      <w:pPr>
        <w:rPr>
          <w:del w:id="254" w:author="Narek Sahakyan" w:date="2014-08-20T09:54:00Z"/>
          <w:sz w:val="18"/>
          <w:szCs w:val="20"/>
        </w:rPr>
      </w:pPr>
      <w:del w:id="255" w:author="Narek Sahakyan" w:date="2014-08-20T09:54:00Z">
        <w:r w:rsidRPr="009B0B18" w:rsidDel="000B3200">
          <w:rPr>
            <w:rStyle w:val="FootnoteReference"/>
            <w:sz w:val="18"/>
            <w:szCs w:val="20"/>
          </w:rPr>
          <w:footnoteRef/>
        </w:r>
        <w:r w:rsidRPr="009B0B18" w:rsidDel="000B3200">
          <w:rPr>
            <w:sz w:val="18"/>
            <w:szCs w:val="20"/>
          </w:rPr>
          <w:delText xml:space="preserve"> See </w:delText>
        </w:r>
        <w:r w:rsidRPr="009B0B18" w:rsidDel="000B3200">
          <w:rPr>
            <w:i/>
            <w:iCs/>
            <w:sz w:val="18"/>
            <w:szCs w:val="20"/>
          </w:rPr>
          <w:delText>supra</w:delText>
        </w:r>
        <w:r w:rsidRPr="009B0B18" w:rsidDel="000B3200">
          <w:rPr>
            <w:sz w:val="18"/>
            <w:szCs w:val="20"/>
          </w:rPr>
          <w:delText xml:space="preserve"> note 3.</w:delText>
        </w:r>
      </w:del>
    </w:p>
  </w:footnote>
  <w:footnote w:id="21">
    <w:p w:rsidR="00D73B8E" w:rsidRPr="009B0B18" w:rsidRDefault="00D73B8E" w:rsidP="00A40C62">
      <w:pPr>
        <w:rPr>
          <w:sz w:val="18"/>
          <w:szCs w:val="20"/>
        </w:rPr>
      </w:pPr>
      <w:r w:rsidRPr="009B0B18">
        <w:rPr>
          <w:rStyle w:val="FootnoteReference"/>
          <w:sz w:val="18"/>
          <w:szCs w:val="20"/>
        </w:rPr>
        <w:footnoteRef/>
      </w:r>
      <w:r w:rsidRPr="009B0B18">
        <w:rPr>
          <w:rFonts w:eastAsia="Calibri"/>
          <w:sz w:val="18"/>
          <w:szCs w:val="20"/>
        </w:rPr>
        <w:t xml:space="preserve"> Chapter 7 of </w:t>
      </w:r>
      <w:proofErr w:type="spellStart"/>
      <w:r w:rsidRPr="009B0B18">
        <w:rPr>
          <w:rFonts w:eastAsia="Calibri"/>
          <w:sz w:val="18"/>
          <w:szCs w:val="20"/>
        </w:rPr>
        <w:t>Kuper</w:t>
      </w:r>
      <w:proofErr w:type="spellEnd"/>
      <w:r w:rsidRPr="009B0B18">
        <w:rPr>
          <w:rFonts w:eastAsia="Calibri"/>
          <w:sz w:val="18"/>
          <w:szCs w:val="20"/>
        </w:rPr>
        <w:t xml:space="preserve"> and </w:t>
      </w:r>
      <w:proofErr w:type="spellStart"/>
      <w:r w:rsidRPr="009B0B18">
        <w:rPr>
          <w:rFonts w:eastAsia="Calibri"/>
          <w:sz w:val="18"/>
          <w:szCs w:val="20"/>
        </w:rPr>
        <w:t>Szymanksi’s</w:t>
      </w:r>
      <w:proofErr w:type="spellEnd"/>
      <w:r w:rsidRPr="009B0B18">
        <w:rPr>
          <w:rFonts w:eastAsia="Calibri"/>
          <w:sz w:val="18"/>
          <w:szCs w:val="20"/>
        </w:rPr>
        <w:t xml:space="preserve"> (2009) </w:t>
      </w:r>
      <w:proofErr w:type="spellStart"/>
      <w:r w:rsidRPr="009B0B18">
        <w:rPr>
          <w:rFonts w:eastAsia="Calibri"/>
          <w:i/>
          <w:iCs/>
          <w:sz w:val="18"/>
          <w:szCs w:val="20"/>
        </w:rPr>
        <w:t>Soccernomics</w:t>
      </w:r>
      <w:proofErr w:type="spellEnd"/>
      <w:r w:rsidRPr="009B0B18">
        <w:rPr>
          <w:rFonts w:eastAsia="Calibri"/>
          <w:i/>
          <w:iCs/>
          <w:sz w:val="18"/>
          <w:szCs w:val="20"/>
        </w:rPr>
        <w:t xml:space="preserve">, </w:t>
      </w:r>
      <w:r w:rsidRPr="009B0B18">
        <w:rPr>
          <w:rFonts w:eastAsia="Calibri"/>
          <w:sz w:val="18"/>
          <w:szCs w:val="20"/>
        </w:rPr>
        <w:t xml:space="preserve">“The Suburban Newsagents: City Sizes and Soccer Prizes”, discusses the historical dominance of provincial clubs in European soccer, and by extension global soccer. It’s Milan, not Rome; Munich, not Berlin; and Manchester, not London. (Madrid is cited as an exception due to a historical political anomaly as the only major club team in Western Europe to be run over a period of decades by a fascist political party and its leader Franco). </w:t>
      </w:r>
      <w:proofErr w:type="spellStart"/>
      <w:r w:rsidRPr="009B0B18">
        <w:rPr>
          <w:rFonts w:eastAsia="Calibri"/>
          <w:sz w:val="18"/>
          <w:szCs w:val="20"/>
        </w:rPr>
        <w:t>Kuper</w:t>
      </w:r>
      <w:proofErr w:type="spellEnd"/>
      <w:r w:rsidRPr="009B0B18">
        <w:rPr>
          <w:rFonts w:eastAsia="Calibri"/>
          <w:sz w:val="18"/>
          <w:szCs w:val="20"/>
        </w:rPr>
        <w:t xml:space="preserve"> and Szymanski explain the development on early industrialization and the influence of mobile labor. Industrialized countries with heavy urban populations indicate a cultural “preference” for soccer.</w:t>
      </w:r>
    </w:p>
  </w:footnote>
  <w:footnote w:id="22">
    <w:p w:rsidR="00D73B8E" w:rsidRPr="009B0B18" w:rsidRDefault="00D73B8E" w:rsidP="00A40C62">
      <w:pPr>
        <w:pStyle w:val="FootnoteText"/>
        <w:rPr>
          <w:sz w:val="18"/>
        </w:rPr>
      </w:pPr>
      <w:r w:rsidRPr="009B0B18">
        <w:rPr>
          <w:rStyle w:val="FootnoteReference"/>
          <w:sz w:val="18"/>
        </w:rPr>
        <w:footnoteRef/>
      </w:r>
      <w:r w:rsidRPr="009B0B18">
        <w:rPr>
          <w:sz w:val="18"/>
        </w:rPr>
        <w:t xml:space="preserve"> Statistical estimation of Equation 3 is performed using the module </w:t>
      </w:r>
      <w:r w:rsidRPr="009B0B18">
        <w:rPr>
          <w:i/>
          <w:sz w:val="18"/>
        </w:rPr>
        <w:t>xtivreg2</w:t>
      </w:r>
      <w:r w:rsidRPr="009B0B18">
        <w:rPr>
          <w:sz w:val="18"/>
        </w:rPr>
        <w:t xml:space="preserve"> in STATA 12, developed by Schaffer (2010). The module does not estimate a constant, and uses standard errors corrected for heteroskedasticity and autocorrelation. </w:t>
      </w:r>
    </w:p>
  </w:footnote>
  <w:footnote w:id="23">
    <w:p w:rsidR="00D73B8E" w:rsidRPr="009B0B18" w:rsidRDefault="00D73B8E" w:rsidP="00A40C62">
      <w:pPr>
        <w:pStyle w:val="FootnoteText"/>
        <w:rPr>
          <w:sz w:val="18"/>
        </w:rPr>
      </w:pPr>
      <w:r w:rsidRPr="009B0B18">
        <w:rPr>
          <w:rStyle w:val="FootnoteReference"/>
          <w:sz w:val="18"/>
        </w:rPr>
        <w:footnoteRef/>
      </w:r>
      <w:r w:rsidRPr="009B0B18">
        <w:rPr>
          <w:sz w:val="18"/>
        </w:rPr>
        <w:t xml:space="preserve"> First-stage regression results (not reported) confirm that a statistically significant (5%) and positive relationship exists between Urban Population and CLUB.</w:t>
      </w:r>
    </w:p>
  </w:footnote>
  <w:footnote w:id="24">
    <w:p w:rsidR="00D73B8E" w:rsidRPr="009B0B18" w:rsidRDefault="00D73B8E" w:rsidP="00A40C62">
      <w:pPr>
        <w:pStyle w:val="FootnoteText"/>
        <w:rPr>
          <w:sz w:val="18"/>
        </w:rPr>
      </w:pPr>
      <w:r w:rsidRPr="009B0B18">
        <w:rPr>
          <w:rStyle w:val="FootnoteReference"/>
          <w:sz w:val="18"/>
        </w:rPr>
        <w:footnoteRef/>
      </w:r>
      <w:r w:rsidRPr="009B0B18">
        <w:rPr>
          <w:sz w:val="18"/>
        </w:rPr>
        <w:t xml:space="preserve"> No statistical significance for any of the variables in other regional confederations was found, likely due to small sample sizes and model complexity. The exception was Africa, where GDP and population had the excepted signs (positive diminishing) and were statistically significant.</w:t>
      </w:r>
    </w:p>
  </w:footnote>
  <w:footnote w:id="25">
    <w:p w:rsidR="00D73B8E" w:rsidRPr="009B0B18" w:rsidRDefault="00D73B8E" w:rsidP="00A40C62">
      <w:pPr>
        <w:pStyle w:val="FootnoteText"/>
        <w:rPr>
          <w:sz w:val="18"/>
        </w:rPr>
      </w:pPr>
      <w:r w:rsidRPr="009B0B18">
        <w:rPr>
          <w:rStyle w:val="FootnoteReference"/>
          <w:sz w:val="18"/>
        </w:rPr>
        <w:footnoteRef/>
      </w:r>
      <w:ins w:id="288" w:author="Narek" w:date="2014-08-20T01:14:00Z">
        <w:r>
          <w:rPr>
            <w:rFonts w:asciiTheme="majorBidi" w:hAnsiTheme="majorBidi" w:cstheme="majorBidi"/>
            <w:sz w:val="18"/>
          </w:rPr>
          <w:t xml:space="preserve"> </w:t>
        </w:r>
      </w:ins>
      <w:r w:rsidRPr="009B0B18">
        <w:rPr>
          <w:rFonts w:asciiTheme="majorBidi" w:hAnsiTheme="majorBidi" w:cstheme="majorBidi"/>
          <w:sz w:val="18"/>
        </w:rPr>
        <w:t>This finding also lends further support for the inclusion of “</w:t>
      </w:r>
      <w:r w:rsidRPr="009B0B18">
        <w:rPr>
          <w:rFonts w:asciiTheme="majorBidi" w:hAnsiTheme="majorBidi" w:cstheme="majorBidi"/>
          <w:i/>
          <w:iCs/>
          <w:sz w:val="18"/>
        </w:rPr>
        <w:t>trade as a percentage of GDP</w:t>
      </w:r>
      <w:r w:rsidRPr="009B0B18">
        <w:rPr>
          <w:rFonts w:asciiTheme="majorBidi" w:hAnsiTheme="majorBidi" w:cstheme="majorBidi"/>
          <w:sz w:val="18"/>
        </w:rPr>
        <w:t>” as an additional control.</w:t>
      </w:r>
    </w:p>
  </w:footnote>
  <w:footnote w:id="26">
    <w:p w:rsidR="00D73B8E" w:rsidRPr="009B0B18" w:rsidRDefault="00D73B8E" w:rsidP="00A40C62">
      <w:pPr>
        <w:pStyle w:val="FootnoteText"/>
        <w:rPr>
          <w:sz w:val="18"/>
        </w:rPr>
      </w:pPr>
      <w:r w:rsidRPr="009B0B18">
        <w:rPr>
          <w:rStyle w:val="FootnoteReference"/>
          <w:sz w:val="18"/>
        </w:rPr>
        <w:footnoteRef/>
      </w:r>
      <w:r w:rsidRPr="009B0B18">
        <w:rPr>
          <w:sz w:val="18"/>
        </w:rPr>
        <w:t xml:space="preserve"> For example, </w:t>
      </w:r>
      <w:proofErr w:type="spellStart"/>
      <w:r w:rsidRPr="009B0B18">
        <w:rPr>
          <w:sz w:val="18"/>
        </w:rPr>
        <w:t>Chealsea’s</w:t>
      </w:r>
      <w:proofErr w:type="spellEnd"/>
      <w:r w:rsidRPr="009B0B18">
        <w:rPr>
          <w:sz w:val="18"/>
        </w:rPr>
        <w:t xml:space="preserve"> win in the Champion’s League over Bayern Munich resulted in England’s advancement in CLUB by five positions, or an equivalent of five years of national life expectancy, with respect to the effect of these variables on international soccer success.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EA067C7E"/>
    <w:lvl w:ilvl="0" w:tplc="52DADD6E">
      <w:start w:val="1"/>
      <w:numFmt w:val="decimal"/>
      <w:lvlText w:val="%1."/>
      <w:lvlJc w:val="left"/>
      <w:pPr>
        <w:tabs>
          <w:tab w:val="num" w:pos="0"/>
        </w:tabs>
        <w:ind w:left="720" w:hanging="360"/>
      </w:pPr>
      <w:rPr>
        <w:rFonts w:ascii="Times New Roman" w:eastAsia="Times New Roman" w:hAnsi="Times New Roman" w:cs="Times New Roman"/>
        <w:b/>
        <w:bCs w:val="0"/>
        <w:i w:val="0"/>
        <w:iCs w:val="0"/>
        <w:strike w:val="0"/>
        <w:color w:val="auto"/>
        <w:sz w:val="28"/>
        <w:szCs w:val="20"/>
        <w:u w:val="none"/>
      </w:rPr>
    </w:lvl>
    <w:lvl w:ilvl="1" w:tplc="3E383A42">
      <w:start w:val="1"/>
      <w:numFmt w:val="decimal"/>
      <w:lvlText w:val="%2."/>
      <w:lvlJc w:val="left"/>
      <w:pPr>
        <w:tabs>
          <w:tab w:val="num" w:pos="0"/>
        </w:tabs>
        <w:ind w:left="720" w:firstLine="360"/>
      </w:pPr>
      <w:rPr>
        <w:rFonts w:ascii="Times New Roman" w:eastAsia="Times New Roman" w:hAnsi="Times New Roman" w:cs="Times New Roman"/>
        <w:b w:val="0"/>
        <w:bCs w:val="0"/>
        <w:i w:val="0"/>
        <w:iCs w:val="0"/>
        <w:strike w:val="0"/>
        <w:color w:val="000000"/>
        <w:sz w:val="22"/>
        <w:szCs w:val="20"/>
        <w:u w:val="none"/>
      </w:rPr>
    </w:lvl>
    <w:lvl w:ilvl="2" w:tplc="444EDDE4">
      <w:start w:val="1"/>
      <w:numFmt w:val="decimal"/>
      <w:lvlText w:val="%3."/>
      <w:lvlJc w:val="right"/>
      <w:pPr>
        <w:tabs>
          <w:tab w:val="num" w:pos="0"/>
        </w:tabs>
        <w:ind w:left="1080" w:firstLine="900"/>
      </w:pPr>
      <w:rPr>
        <w:rFonts w:ascii="Times New Roman" w:eastAsia="Times New Roman" w:hAnsi="Times New Roman" w:cs="Times New Roman"/>
        <w:b w:val="0"/>
        <w:bCs w:val="0"/>
        <w:i w:val="0"/>
        <w:iCs w:val="0"/>
        <w:strike w:val="0"/>
        <w:color w:val="000000"/>
        <w:sz w:val="20"/>
        <w:szCs w:val="20"/>
        <w:u w:val="none"/>
      </w:rPr>
    </w:lvl>
    <w:lvl w:ilvl="3" w:tplc="EFA886BC">
      <w:start w:val="1"/>
      <w:numFmt w:val="decimal"/>
      <w:lvlText w:val="%4."/>
      <w:lvlJc w:val="left"/>
      <w:pPr>
        <w:tabs>
          <w:tab w:val="num" w:pos="0"/>
        </w:tabs>
        <w:ind w:left="1080" w:firstLine="1440"/>
      </w:pPr>
      <w:rPr>
        <w:rFonts w:ascii="Times New Roman" w:eastAsia="Times New Roman" w:hAnsi="Times New Roman" w:cs="Times New Roman"/>
        <w:b w:val="0"/>
        <w:bCs w:val="0"/>
        <w:i w:val="0"/>
        <w:iCs w:val="0"/>
        <w:strike w:val="0"/>
        <w:color w:val="000000"/>
        <w:sz w:val="20"/>
        <w:szCs w:val="20"/>
        <w:u w:val="none"/>
      </w:rPr>
    </w:lvl>
    <w:lvl w:ilvl="4" w:tplc="69E2600E">
      <w:start w:val="1"/>
      <w:numFmt w:val="decimal"/>
      <w:lvlText w:val="%5."/>
      <w:lvlJc w:val="left"/>
      <w:pPr>
        <w:tabs>
          <w:tab w:val="num" w:pos="0"/>
        </w:tabs>
        <w:ind w:left="1440" w:firstLine="1800"/>
      </w:pPr>
      <w:rPr>
        <w:rFonts w:ascii="Times New Roman" w:eastAsia="Times New Roman" w:hAnsi="Times New Roman" w:cs="Times New Roman"/>
        <w:b w:val="0"/>
        <w:bCs w:val="0"/>
        <w:i w:val="0"/>
        <w:iCs w:val="0"/>
        <w:strike w:val="0"/>
        <w:color w:val="000000"/>
        <w:sz w:val="20"/>
        <w:szCs w:val="20"/>
        <w:u w:val="none"/>
      </w:rPr>
    </w:lvl>
    <w:lvl w:ilvl="5" w:tplc="6400E43E">
      <w:start w:val="1"/>
      <w:numFmt w:val="decimal"/>
      <w:lvlText w:val="%6."/>
      <w:lvlJc w:val="right"/>
      <w:pPr>
        <w:tabs>
          <w:tab w:val="num" w:pos="0"/>
        </w:tabs>
        <w:ind w:left="1440" w:firstLine="2700"/>
      </w:pPr>
      <w:rPr>
        <w:rFonts w:ascii="Times New Roman" w:eastAsia="Times New Roman" w:hAnsi="Times New Roman" w:cs="Times New Roman"/>
        <w:b w:val="0"/>
        <w:bCs w:val="0"/>
        <w:i w:val="0"/>
        <w:iCs w:val="0"/>
        <w:strike w:val="0"/>
        <w:color w:val="000000"/>
        <w:sz w:val="20"/>
        <w:szCs w:val="20"/>
        <w:u w:val="none"/>
      </w:rPr>
    </w:lvl>
    <w:lvl w:ilvl="6" w:tplc="A986FFDE">
      <w:start w:val="1"/>
      <w:numFmt w:val="decimal"/>
      <w:lvlText w:val="%7."/>
      <w:lvlJc w:val="left"/>
      <w:pPr>
        <w:tabs>
          <w:tab w:val="num" w:pos="0"/>
        </w:tabs>
        <w:ind w:left="1800" w:firstLine="2880"/>
      </w:pPr>
      <w:rPr>
        <w:rFonts w:ascii="Times New Roman" w:eastAsia="Times New Roman" w:hAnsi="Times New Roman" w:cs="Times New Roman"/>
        <w:b w:val="0"/>
        <w:bCs w:val="0"/>
        <w:i w:val="0"/>
        <w:iCs w:val="0"/>
        <w:strike w:val="0"/>
        <w:color w:val="000000"/>
        <w:sz w:val="20"/>
        <w:szCs w:val="20"/>
        <w:u w:val="none"/>
      </w:rPr>
    </w:lvl>
    <w:lvl w:ilvl="7" w:tplc="8AB6100A">
      <w:start w:val="1"/>
      <w:numFmt w:val="decimal"/>
      <w:lvlText w:val="%8."/>
      <w:lvlJc w:val="left"/>
      <w:pPr>
        <w:tabs>
          <w:tab w:val="num" w:pos="0"/>
        </w:tabs>
        <w:ind w:left="1800" w:firstLine="3600"/>
      </w:pPr>
      <w:rPr>
        <w:rFonts w:ascii="Times New Roman" w:eastAsia="Times New Roman" w:hAnsi="Times New Roman" w:cs="Times New Roman"/>
        <w:b w:val="0"/>
        <w:bCs w:val="0"/>
        <w:i w:val="0"/>
        <w:iCs w:val="0"/>
        <w:strike w:val="0"/>
        <w:color w:val="000000"/>
        <w:sz w:val="20"/>
        <w:szCs w:val="20"/>
        <w:u w:val="none"/>
      </w:rPr>
    </w:lvl>
    <w:lvl w:ilvl="8" w:tplc="BD10ABE4">
      <w:start w:val="1"/>
      <w:numFmt w:val="decimal"/>
      <w:lvlText w:val="%9."/>
      <w:lvlJc w:val="right"/>
      <w:pPr>
        <w:tabs>
          <w:tab w:val="num" w:pos="0"/>
        </w:tabs>
        <w:ind w:left="1800" w:firstLine="4500"/>
      </w:pPr>
      <w:rPr>
        <w:rFonts w:ascii="Times New Roman" w:eastAsia="Times New Roman" w:hAnsi="Times New Roman" w:cs="Times New Roman"/>
        <w:b w:val="0"/>
        <w:bCs w:val="0"/>
        <w:i w:val="0"/>
        <w:iCs w:val="0"/>
        <w:strike w:val="0"/>
        <w:color w:val="000000"/>
        <w:sz w:val="20"/>
        <w:szCs w:val="20"/>
        <w:u w:val="none"/>
      </w:rPr>
    </w:lvl>
  </w:abstractNum>
  <w:abstractNum w:abstractNumId="1">
    <w:nsid w:val="00000002"/>
    <w:multiLevelType w:val="hybridMultilevel"/>
    <w:tmpl w:val="00000002"/>
    <w:lvl w:ilvl="0" w:tplc="7DBE8872">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0E62269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E5E4127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AA5C39D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0774693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9D4606C">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79D0B3B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086065A">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CF8887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8404FCBE">
      <w:start w:val="1"/>
      <w:numFmt w:val="decimal"/>
      <w:lvlText w:val="%1."/>
      <w:lvlJc w:val="left"/>
      <w:pPr>
        <w:tabs>
          <w:tab w:val="num" w:pos="0"/>
        </w:tabs>
        <w:ind w:left="450" w:hanging="90"/>
      </w:pPr>
      <w:rPr>
        <w:rFonts w:ascii="Times New Roman" w:eastAsia="Times New Roman" w:hAnsi="Times New Roman" w:cs="Times New Roman"/>
        <w:b w:val="0"/>
        <w:bCs w:val="0"/>
        <w:i w:val="0"/>
        <w:iCs w:val="0"/>
        <w:strike w:val="0"/>
        <w:color w:val="000000"/>
        <w:sz w:val="20"/>
        <w:szCs w:val="20"/>
        <w:u w:val="none"/>
      </w:rPr>
    </w:lvl>
    <w:lvl w:ilvl="1" w:tplc="9DB4A0C8">
      <w:start w:val="1"/>
      <w:numFmt w:val="decimal"/>
      <w:lvlText w:val="%2."/>
      <w:lvlJc w:val="left"/>
      <w:pPr>
        <w:tabs>
          <w:tab w:val="num" w:pos="0"/>
        </w:tabs>
        <w:ind w:left="1080" w:firstLine="0"/>
      </w:pPr>
      <w:rPr>
        <w:rFonts w:ascii="Times New Roman" w:eastAsia="Times New Roman" w:hAnsi="Times New Roman" w:cs="Times New Roman"/>
        <w:b w:val="0"/>
        <w:bCs w:val="0"/>
        <w:i w:val="0"/>
        <w:iCs w:val="0"/>
        <w:strike w:val="0"/>
        <w:color w:val="000000"/>
        <w:sz w:val="20"/>
        <w:szCs w:val="20"/>
        <w:u w:val="none"/>
      </w:rPr>
    </w:lvl>
    <w:lvl w:ilvl="2" w:tplc="C4581920">
      <w:start w:val="1"/>
      <w:numFmt w:val="decimal"/>
      <w:lvlText w:val="%3."/>
      <w:lvlJc w:val="right"/>
      <w:pPr>
        <w:tabs>
          <w:tab w:val="num" w:pos="0"/>
        </w:tabs>
        <w:ind w:left="1440" w:firstLine="540"/>
      </w:pPr>
      <w:rPr>
        <w:rFonts w:ascii="Times New Roman" w:eastAsia="Times New Roman" w:hAnsi="Times New Roman" w:cs="Times New Roman"/>
        <w:b w:val="0"/>
        <w:bCs w:val="0"/>
        <w:i w:val="0"/>
        <w:iCs w:val="0"/>
        <w:strike w:val="0"/>
        <w:color w:val="000000"/>
        <w:sz w:val="20"/>
        <w:szCs w:val="20"/>
        <w:u w:val="none"/>
      </w:rPr>
    </w:lvl>
    <w:lvl w:ilvl="3" w:tplc="37449CCC">
      <w:start w:val="1"/>
      <w:numFmt w:val="decimal"/>
      <w:lvlText w:val="%4."/>
      <w:lvlJc w:val="left"/>
      <w:pPr>
        <w:tabs>
          <w:tab w:val="num" w:pos="0"/>
        </w:tabs>
        <w:ind w:left="2160" w:firstLine="360"/>
      </w:pPr>
      <w:rPr>
        <w:rFonts w:ascii="Times New Roman" w:eastAsia="Times New Roman" w:hAnsi="Times New Roman" w:cs="Times New Roman"/>
        <w:b w:val="0"/>
        <w:bCs w:val="0"/>
        <w:i w:val="0"/>
        <w:iCs w:val="0"/>
        <w:strike w:val="0"/>
        <w:color w:val="000000"/>
        <w:sz w:val="20"/>
        <w:szCs w:val="20"/>
        <w:u w:val="none"/>
      </w:rPr>
    </w:lvl>
    <w:lvl w:ilvl="4" w:tplc="B880B644">
      <w:start w:val="1"/>
      <w:numFmt w:val="decimal"/>
      <w:lvlText w:val="%5."/>
      <w:lvlJc w:val="left"/>
      <w:pPr>
        <w:tabs>
          <w:tab w:val="num" w:pos="0"/>
        </w:tabs>
        <w:ind w:left="2520" w:firstLine="720"/>
      </w:pPr>
      <w:rPr>
        <w:rFonts w:ascii="Times New Roman" w:eastAsia="Times New Roman" w:hAnsi="Times New Roman" w:cs="Times New Roman"/>
        <w:b w:val="0"/>
        <w:bCs w:val="0"/>
        <w:i w:val="0"/>
        <w:iCs w:val="0"/>
        <w:strike w:val="0"/>
        <w:color w:val="000000"/>
        <w:sz w:val="20"/>
        <w:szCs w:val="20"/>
        <w:u w:val="none"/>
      </w:rPr>
    </w:lvl>
    <w:lvl w:ilvl="5" w:tplc="D7568748">
      <w:start w:val="1"/>
      <w:numFmt w:val="decimal"/>
      <w:lvlText w:val="%6."/>
      <w:lvlJc w:val="right"/>
      <w:pPr>
        <w:tabs>
          <w:tab w:val="num" w:pos="0"/>
        </w:tabs>
        <w:ind w:left="3240" w:firstLine="900"/>
      </w:pPr>
      <w:rPr>
        <w:rFonts w:ascii="Times New Roman" w:eastAsia="Times New Roman" w:hAnsi="Times New Roman" w:cs="Times New Roman"/>
        <w:b w:val="0"/>
        <w:bCs w:val="0"/>
        <w:i w:val="0"/>
        <w:iCs w:val="0"/>
        <w:strike w:val="0"/>
        <w:color w:val="000000"/>
        <w:sz w:val="20"/>
        <w:szCs w:val="20"/>
        <w:u w:val="none"/>
      </w:rPr>
    </w:lvl>
    <w:lvl w:ilvl="6" w:tplc="67E4347E">
      <w:start w:val="1"/>
      <w:numFmt w:val="decimal"/>
      <w:lvlText w:val="%7."/>
      <w:lvlJc w:val="left"/>
      <w:pPr>
        <w:tabs>
          <w:tab w:val="num" w:pos="0"/>
        </w:tabs>
        <w:ind w:left="3600" w:firstLine="1080"/>
      </w:pPr>
      <w:rPr>
        <w:rFonts w:ascii="Times New Roman" w:eastAsia="Times New Roman" w:hAnsi="Times New Roman" w:cs="Times New Roman"/>
        <w:b w:val="0"/>
        <w:bCs w:val="0"/>
        <w:i w:val="0"/>
        <w:iCs w:val="0"/>
        <w:strike w:val="0"/>
        <w:color w:val="000000"/>
        <w:sz w:val="20"/>
        <w:szCs w:val="20"/>
        <w:u w:val="none"/>
      </w:rPr>
    </w:lvl>
    <w:lvl w:ilvl="7" w:tplc="2C868D84">
      <w:start w:val="1"/>
      <w:numFmt w:val="decimal"/>
      <w:lvlText w:val="%8."/>
      <w:lvlJc w:val="left"/>
      <w:pPr>
        <w:tabs>
          <w:tab w:val="num" w:pos="0"/>
        </w:tabs>
        <w:ind w:left="3960" w:firstLine="1440"/>
      </w:pPr>
      <w:rPr>
        <w:rFonts w:ascii="Times New Roman" w:eastAsia="Times New Roman" w:hAnsi="Times New Roman" w:cs="Times New Roman"/>
        <w:b w:val="0"/>
        <w:bCs w:val="0"/>
        <w:i w:val="0"/>
        <w:iCs w:val="0"/>
        <w:strike w:val="0"/>
        <w:color w:val="000000"/>
        <w:sz w:val="20"/>
        <w:szCs w:val="20"/>
        <w:u w:val="none"/>
      </w:rPr>
    </w:lvl>
    <w:lvl w:ilvl="8" w:tplc="AA0863C2">
      <w:start w:val="1"/>
      <w:numFmt w:val="decimal"/>
      <w:lvlText w:val="%9."/>
      <w:lvlJc w:val="right"/>
      <w:pPr>
        <w:tabs>
          <w:tab w:val="num" w:pos="0"/>
        </w:tabs>
        <w:ind w:left="4680" w:firstLine="1620"/>
      </w:pPr>
      <w:rPr>
        <w:rFonts w:ascii="Times New Roman" w:eastAsia="Times New Roman" w:hAnsi="Times New Roman" w:cs="Times New Roman"/>
        <w:b w:val="0"/>
        <w:bCs w:val="0"/>
        <w:i w:val="0"/>
        <w:iCs w:val="0"/>
        <w:strike w:val="0"/>
        <w:color w:val="000000"/>
        <w:sz w:val="20"/>
        <w:szCs w:val="20"/>
        <w:u w:val="none"/>
      </w:rPr>
    </w:lvl>
  </w:abstractNum>
  <w:abstractNum w:abstractNumId="3">
    <w:nsid w:val="0BE4643D"/>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8773FD"/>
    <w:multiLevelType w:val="multilevel"/>
    <w:tmpl w:val="CDC8062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402C80"/>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B116A"/>
    <w:multiLevelType w:val="multilevel"/>
    <w:tmpl w:val="82906F9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344879"/>
    <w:multiLevelType w:val="hybridMultilevel"/>
    <w:tmpl w:val="54F22236"/>
    <w:lvl w:ilvl="0" w:tplc="23A27E7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7E6F1F"/>
    <w:multiLevelType w:val="hybridMultilevel"/>
    <w:tmpl w:val="05FE3008"/>
    <w:lvl w:ilvl="0" w:tplc="E766D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331B3"/>
    <w:multiLevelType w:val="hybridMultilevel"/>
    <w:tmpl w:val="87369630"/>
    <w:lvl w:ilvl="0" w:tplc="BC746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C559F2"/>
    <w:multiLevelType w:val="multilevel"/>
    <w:tmpl w:val="AE9053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CD32F6"/>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46056D9C"/>
    <w:multiLevelType w:val="hybridMultilevel"/>
    <w:tmpl w:val="06564C8A"/>
    <w:lvl w:ilvl="0" w:tplc="38A459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2D62F13"/>
    <w:multiLevelType w:val="hybridMultilevel"/>
    <w:tmpl w:val="852EAB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A65962"/>
    <w:multiLevelType w:val="hybridMultilevel"/>
    <w:tmpl w:val="4606B7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Aria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Arial"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Arial" w:hint="default"/>
      </w:rPr>
    </w:lvl>
    <w:lvl w:ilvl="8" w:tplc="04090005" w:tentative="1">
      <w:start w:val="1"/>
      <w:numFmt w:val="bullet"/>
      <w:lvlText w:val=""/>
      <w:lvlJc w:val="left"/>
      <w:pPr>
        <w:ind w:left="7020" w:hanging="360"/>
      </w:pPr>
      <w:rPr>
        <w:rFonts w:ascii="Wingdings" w:hAnsi="Wingdings" w:hint="default"/>
      </w:rPr>
    </w:lvl>
  </w:abstractNum>
  <w:abstractNum w:abstractNumId="29">
    <w:nsid w:val="5A8977A4"/>
    <w:multiLevelType w:val="multilevel"/>
    <w:tmpl w:val="2A52058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0">
    <w:nsid w:val="5E5F3264"/>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94835B5"/>
    <w:multiLevelType w:val="hybridMultilevel"/>
    <w:tmpl w:val="FFBA3126"/>
    <w:lvl w:ilvl="0" w:tplc="E920F8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AF22147"/>
    <w:multiLevelType w:val="multilevel"/>
    <w:tmpl w:val="CA6647F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nsid w:val="70D56881"/>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21"/>
  </w:num>
  <w:num w:numId="5">
    <w:abstractNumId w:val="7"/>
  </w:num>
  <w:num w:numId="6">
    <w:abstractNumId w:val="13"/>
  </w:num>
  <w:num w:numId="7">
    <w:abstractNumId w:val="26"/>
  </w:num>
  <w:num w:numId="8">
    <w:abstractNumId w:val="35"/>
  </w:num>
  <w:num w:numId="9">
    <w:abstractNumId w:val="5"/>
  </w:num>
  <w:num w:numId="10">
    <w:abstractNumId w:val="22"/>
  </w:num>
  <w:num w:numId="11">
    <w:abstractNumId w:val="20"/>
  </w:num>
  <w:num w:numId="12">
    <w:abstractNumId w:val="12"/>
  </w:num>
  <w:num w:numId="13">
    <w:abstractNumId w:val="36"/>
  </w:num>
  <w:num w:numId="14">
    <w:abstractNumId w:val="17"/>
  </w:num>
  <w:num w:numId="15">
    <w:abstractNumId w:val="6"/>
  </w:num>
  <w:num w:numId="16">
    <w:abstractNumId w:val="8"/>
  </w:num>
  <w:num w:numId="17">
    <w:abstractNumId w:val="10"/>
  </w:num>
  <w:num w:numId="18">
    <w:abstractNumId w:val="23"/>
  </w:num>
  <w:num w:numId="19">
    <w:abstractNumId w:val="4"/>
  </w:num>
  <w:num w:numId="20">
    <w:abstractNumId w:val="27"/>
  </w:num>
  <w:num w:numId="21">
    <w:abstractNumId w:val="19"/>
  </w:num>
  <w:num w:numId="22">
    <w:abstractNumId w:val="24"/>
  </w:num>
  <w:num w:numId="23">
    <w:abstractNumId w:val="31"/>
  </w:num>
  <w:num w:numId="24">
    <w:abstractNumId w:val="18"/>
  </w:num>
  <w:num w:numId="25">
    <w:abstractNumId w:val="34"/>
  </w:num>
  <w:num w:numId="26">
    <w:abstractNumId w:val="28"/>
  </w:num>
  <w:num w:numId="27">
    <w:abstractNumId w:val="3"/>
  </w:num>
  <w:num w:numId="28">
    <w:abstractNumId w:val="14"/>
  </w:num>
  <w:num w:numId="29">
    <w:abstractNumId w:val="15"/>
  </w:num>
  <w:num w:numId="30">
    <w:abstractNumId w:val="11"/>
  </w:num>
  <w:num w:numId="31">
    <w:abstractNumId w:val="30"/>
  </w:num>
  <w:num w:numId="32">
    <w:abstractNumId w:val="9"/>
  </w:num>
  <w:num w:numId="33">
    <w:abstractNumId w:val="32"/>
  </w:num>
  <w:num w:numId="34">
    <w:abstractNumId w:val="25"/>
  </w:num>
  <w:num w:numId="35">
    <w:abstractNumId w:val="33"/>
  </w:num>
  <w:num w:numId="36">
    <w:abstractNumId w:val="29"/>
  </w:num>
  <w:num w:numId="3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701"/>
  <w:trackRevisions/>
  <w:defaultTabStop w:val="720"/>
  <w:drawingGridHorizontalSpacing w:val="120"/>
  <w:displayHorizontalDrawingGridEvery w:val="2"/>
  <w:noPunctuationKerning/>
  <w:characterSpacingControl w:val="doNotCompress"/>
  <w:hdrShapeDefaults>
    <o:shapedefaults v:ext="edit" spidmax="5122"/>
  </w:hdrShapeDefaults>
  <w:footnotePr>
    <w:numFmt w:val="chicago"/>
    <w:footnote w:id="-1"/>
    <w:footnote w:id="0"/>
  </w:footnotePr>
  <w:endnotePr>
    <w:numFmt w:val="decimal"/>
    <w:endnote w:id="-1"/>
    <w:endnote w:id="0"/>
  </w:endnotePr>
  <w:compat/>
  <w:rsids>
    <w:rsidRoot w:val="00A77B3E"/>
    <w:rsid w:val="0000488D"/>
    <w:rsid w:val="00004B16"/>
    <w:rsid w:val="00006EAF"/>
    <w:rsid w:val="00013EE9"/>
    <w:rsid w:val="00027B85"/>
    <w:rsid w:val="00034291"/>
    <w:rsid w:val="00034D30"/>
    <w:rsid w:val="00041453"/>
    <w:rsid w:val="000421BE"/>
    <w:rsid w:val="00050271"/>
    <w:rsid w:val="00061343"/>
    <w:rsid w:val="00062DFF"/>
    <w:rsid w:val="00074468"/>
    <w:rsid w:val="00084901"/>
    <w:rsid w:val="00091A83"/>
    <w:rsid w:val="0009263C"/>
    <w:rsid w:val="000B3200"/>
    <w:rsid w:val="000C4BCC"/>
    <w:rsid w:val="000F1132"/>
    <w:rsid w:val="000F1C99"/>
    <w:rsid w:val="000F36E6"/>
    <w:rsid w:val="001156C0"/>
    <w:rsid w:val="00117441"/>
    <w:rsid w:val="00125F88"/>
    <w:rsid w:val="0013338F"/>
    <w:rsid w:val="001337A0"/>
    <w:rsid w:val="00137E5C"/>
    <w:rsid w:val="00162C66"/>
    <w:rsid w:val="001A42D3"/>
    <w:rsid w:val="001B09F8"/>
    <w:rsid w:val="001B0E38"/>
    <w:rsid w:val="001C7665"/>
    <w:rsid w:val="001C7A89"/>
    <w:rsid w:val="001D077E"/>
    <w:rsid w:val="001D4DC4"/>
    <w:rsid w:val="001E7ECA"/>
    <w:rsid w:val="002006E6"/>
    <w:rsid w:val="00206EAE"/>
    <w:rsid w:val="00223D2A"/>
    <w:rsid w:val="002323A2"/>
    <w:rsid w:val="00232CA9"/>
    <w:rsid w:val="0023614B"/>
    <w:rsid w:val="00257BAE"/>
    <w:rsid w:val="00263B30"/>
    <w:rsid w:val="00266677"/>
    <w:rsid w:val="00275CD7"/>
    <w:rsid w:val="00282EE9"/>
    <w:rsid w:val="002A1A18"/>
    <w:rsid w:val="002A1DFB"/>
    <w:rsid w:val="002A2AED"/>
    <w:rsid w:val="002B2F2A"/>
    <w:rsid w:val="002C6B20"/>
    <w:rsid w:val="002E3C51"/>
    <w:rsid w:val="002F433C"/>
    <w:rsid w:val="002F4D83"/>
    <w:rsid w:val="002F5A2E"/>
    <w:rsid w:val="003021EF"/>
    <w:rsid w:val="00303A84"/>
    <w:rsid w:val="00314918"/>
    <w:rsid w:val="00321E10"/>
    <w:rsid w:val="00336A7B"/>
    <w:rsid w:val="0034027F"/>
    <w:rsid w:val="003524A6"/>
    <w:rsid w:val="003540BE"/>
    <w:rsid w:val="003544BA"/>
    <w:rsid w:val="00364006"/>
    <w:rsid w:val="003702FC"/>
    <w:rsid w:val="00370E65"/>
    <w:rsid w:val="00372EAB"/>
    <w:rsid w:val="003826D1"/>
    <w:rsid w:val="003B08CB"/>
    <w:rsid w:val="003B2C64"/>
    <w:rsid w:val="003B5910"/>
    <w:rsid w:val="003D0BEA"/>
    <w:rsid w:val="003D4B37"/>
    <w:rsid w:val="003D4F03"/>
    <w:rsid w:val="003E45AB"/>
    <w:rsid w:val="003E529C"/>
    <w:rsid w:val="003F2B08"/>
    <w:rsid w:val="00420E5F"/>
    <w:rsid w:val="0044336B"/>
    <w:rsid w:val="00451C4E"/>
    <w:rsid w:val="004531B9"/>
    <w:rsid w:val="00460278"/>
    <w:rsid w:val="004624CD"/>
    <w:rsid w:val="0046276C"/>
    <w:rsid w:val="00474529"/>
    <w:rsid w:val="00483E3D"/>
    <w:rsid w:val="00484262"/>
    <w:rsid w:val="00496116"/>
    <w:rsid w:val="004A437D"/>
    <w:rsid w:val="004A604E"/>
    <w:rsid w:val="004A624D"/>
    <w:rsid w:val="004B5E83"/>
    <w:rsid w:val="004C4839"/>
    <w:rsid w:val="004D27E7"/>
    <w:rsid w:val="004D7625"/>
    <w:rsid w:val="004D7856"/>
    <w:rsid w:val="004E2A73"/>
    <w:rsid w:val="004E62DF"/>
    <w:rsid w:val="004E7541"/>
    <w:rsid w:val="00500B32"/>
    <w:rsid w:val="0051381F"/>
    <w:rsid w:val="00521823"/>
    <w:rsid w:val="00524E0E"/>
    <w:rsid w:val="00531D4D"/>
    <w:rsid w:val="00551854"/>
    <w:rsid w:val="00553BD6"/>
    <w:rsid w:val="00584D5A"/>
    <w:rsid w:val="0059372A"/>
    <w:rsid w:val="005C523E"/>
    <w:rsid w:val="005C5FE0"/>
    <w:rsid w:val="005C6FAE"/>
    <w:rsid w:val="005D57E4"/>
    <w:rsid w:val="005D5DF6"/>
    <w:rsid w:val="005D6704"/>
    <w:rsid w:val="005E58DA"/>
    <w:rsid w:val="005E6122"/>
    <w:rsid w:val="005F18E3"/>
    <w:rsid w:val="00601378"/>
    <w:rsid w:val="00615B53"/>
    <w:rsid w:val="006167D2"/>
    <w:rsid w:val="00622B5C"/>
    <w:rsid w:val="00627671"/>
    <w:rsid w:val="0063420D"/>
    <w:rsid w:val="006351DB"/>
    <w:rsid w:val="00644FA3"/>
    <w:rsid w:val="00646DED"/>
    <w:rsid w:val="00650C40"/>
    <w:rsid w:val="0066772C"/>
    <w:rsid w:val="006713C6"/>
    <w:rsid w:val="006752E7"/>
    <w:rsid w:val="00675C5E"/>
    <w:rsid w:val="00684BD3"/>
    <w:rsid w:val="00686C1C"/>
    <w:rsid w:val="0069204E"/>
    <w:rsid w:val="006A1D8F"/>
    <w:rsid w:val="006A727A"/>
    <w:rsid w:val="006B02C0"/>
    <w:rsid w:val="006B2D4C"/>
    <w:rsid w:val="006B2D63"/>
    <w:rsid w:val="006B43C6"/>
    <w:rsid w:val="006B44DB"/>
    <w:rsid w:val="006B6813"/>
    <w:rsid w:val="006C20CF"/>
    <w:rsid w:val="006C2BE0"/>
    <w:rsid w:val="006D3C06"/>
    <w:rsid w:val="006D6DAE"/>
    <w:rsid w:val="006E3836"/>
    <w:rsid w:val="006F4888"/>
    <w:rsid w:val="0070591F"/>
    <w:rsid w:val="00706AB6"/>
    <w:rsid w:val="007126F2"/>
    <w:rsid w:val="007156EA"/>
    <w:rsid w:val="007322F2"/>
    <w:rsid w:val="0074129D"/>
    <w:rsid w:val="00746D9B"/>
    <w:rsid w:val="0075160F"/>
    <w:rsid w:val="0075325B"/>
    <w:rsid w:val="0075453A"/>
    <w:rsid w:val="00756D5B"/>
    <w:rsid w:val="00761F7C"/>
    <w:rsid w:val="007641AB"/>
    <w:rsid w:val="007650ED"/>
    <w:rsid w:val="00771EEA"/>
    <w:rsid w:val="00777BDC"/>
    <w:rsid w:val="007834C9"/>
    <w:rsid w:val="0078743C"/>
    <w:rsid w:val="0079521D"/>
    <w:rsid w:val="007B0AF9"/>
    <w:rsid w:val="007B6D8B"/>
    <w:rsid w:val="007C7A2C"/>
    <w:rsid w:val="007E4972"/>
    <w:rsid w:val="007E5D35"/>
    <w:rsid w:val="007E76C7"/>
    <w:rsid w:val="007F0402"/>
    <w:rsid w:val="00817DF3"/>
    <w:rsid w:val="00834989"/>
    <w:rsid w:val="00836A5C"/>
    <w:rsid w:val="0084009B"/>
    <w:rsid w:val="008422B7"/>
    <w:rsid w:val="00843A90"/>
    <w:rsid w:val="00854CD6"/>
    <w:rsid w:val="008638B5"/>
    <w:rsid w:val="0088141E"/>
    <w:rsid w:val="00882C23"/>
    <w:rsid w:val="00883AFF"/>
    <w:rsid w:val="008A49BD"/>
    <w:rsid w:val="008B03BE"/>
    <w:rsid w:val="008B3063"/>
    <w:rsid w:val="008C3671"/>
    <w:rsid w:val="008D3763"/>
    <w:rsid w:val="008E3E6E"/>
    <w:rsid w:val="009005EE"/>
    <w:rsid w:val="009010BE"/>
    <w:rsid w:val="009232D8"/>
    <w:rsid w:val="009247DA"/>
    <w:rsid w:val="00930AD6"/>
    <w:rsid w:val="00936F38"/>
    <w:rsid w:val="00955811"/>
    <w:rsid w:val="00956ADF"/>
    <w:rsid w:val="0096670D"/>
    <w:rsid w:val="009736FC"/>
    <w:rsid w:val="00993437"/>
    <w:rsid w:val="009A1936"/>
    <w:rsid w:val="009A7E53"/>
    <w:rsid w:val="009B0B18"/>
    <w:rsid w:val="009B4D35"/>
    <w:rsid w:val="009C684D"/>
    <w:rsid w:val="009D234D"/>
    <w:rsid w:val="009D3D42"/>
    <w:rsid w:val="009D7946"/>
    <w:rsid w:val="009F0DE5"/>
    <w:rsid w:val="009F3C4B"/>
    <w:rsid w:val="00A0213C"/>
    <w:rsid w:val="00A0790E"/>
    <w:rsid w:val="00A174B8"/>
    <w:rsid w:val="00A20CBF"/>
    <w:rsid w:val="00A318BC"/>
    <w:rsid w:val="00A32F3F"/>
    <w:rsid w:val="00A36B3C"/>
    <w:rsid w:val="00A40C62"/>
    <w:rsid w:val="00A47764"/>
    <w:rsid w:val="00A54491"/>
    <w:rsid w:val="00A54F08"/>
    <w:rsid w:val="00A570E3"/>
    <w:rsid w:val="00A57B7F"/>
    <w:rsid w:val="00A644BC"/>
    <w:rsid w:val="00A7326F"/>
    <w:rsid w:val="00A77B3E"/>
    <w:rsid w:val="00A86722"/>
    <w:rsid w:val="00A9467F"/>
    <w:rsid w:val="00AB4029"/>
    <w:rsid w:val="00AD25D9"/>
    <w:rsid w:val="00AE3BBA"/>
    <w:rsid w:val="00AE61F6"/>
    <w:rsid w:val="00AE6D1F"/>
    <w:rsid w:val="00AF11CC"/>
    <w:rsid w:val="00AF2A40"/>
    <w:rsid w:val="00B0165A"/>
    <w:rsid w:val="00B05FEA"/>
    <w:rsid w:val="00B12420"/>
    <w:rsid w:val="00B128C7"/>
    <w:rsid w:val="00B204B2"/>
    <w:rsid w:val="00B32FE0"/>
    <w:rsid w:val="00B47046"/>
    <w:rsid w:val="00B52F15"/>
    <w:rsid w:val="00B62884"/>
    <w:rsid w:val="00B66BC8"/>
    <w:rsid w:val="00B70D37"/>
    <w:rsid w:val="00B91569"/>
    <w:rsid w:val="00B929D4"/>
    <w:rsid w:val="00B95F1F"/>
    <w:rsid w:val="00BA3B37"/>
    <w:rsid w:val="00BB1675"/>
    <w:rsid w:val="00BB3FB1"/>
    <w:rsid w:val="00BC6917"/>
    <w:rsid w:val="00BD1A5A"/>
    <w:rsid w:val="00BD4CAE"/>
    <w:rsid w:val="00BD60A8"/>
    <w:rsid w:val="00BD659C"/>
    <w:rsid w:val="00BE1143"/>
    <w:rsid w:val="00BE7950"/>
    <w:rsid w:val="00BF347A"/>
    <w:rsid w:val="00C04632"/>
    <w:rsid w:val="00C11BF2"/>
    <w:rsid w:val="00C11EEB"/>
    <w:rsid w:val="00C13701"/>
    <w:rsid w:val="00C1743F"/>
    <w:rsid w:val="00C25D2A"/>
    <w:rsid w:val="00C25FB5"/>
    <w:rsid w:val="00C32B38"/>
    <w:rsid w:val="00C611EA"/>
    <w:rsid w:val="00C64070"/>
    <w:rsid w:val="00C766B4"/>
    <w:rsid w:val="00C7749C"/>
    <w:rsid w:val="00C93FF6"/>
    <w:rsid w:val="00CA1055"/>
    <w:rsid w:val="00CC2AD5"/>
    <w:rsid w:val="00CC4C7A"/>
    <w:rsid w:val="00CC7122"/>
    <w:rsid w:val="00CE595A"/>
    <w:rsid w:val="00CF7E26"/>
    <w:rsid w:val="00D06561"/>
    <w:rsid w:val="00D12A0B"/>
    <w:rsid w:val="00D13B9C"/>
    <w:rsid w:val="00D30AD7"/>
    <w:rsid w:val="00D318CE"/>
    <w:rsid w:val="00D33061"/>
    <w:rsid w:val="00D35308"/>
    <w:rsid w:val="00D44100"/>
    <w:rsid w:val="00D52144"/>
    <w:rsid w:val="00D6696F"/>
    <w:rsid w:val="00D7342D"/>
    <w:rsid w:val="00D73B8E"/>
    <w:rsid w:val="00D82241"/>
    <w:rsid w:val="00D83075"/>
    <w:rsid w:val="00D94291"/>
    <w:rsid w:val="00D9517D"/>
    <w:rsid w:val="00DA0B6E"/>
    <w:rsid w:val="00DA3C48"/>
    <w:rsid w:val="00DB3236"/>
    <w:rsid w:val="00DC23C3"/>
    <w:rsid w:val="00DC5E8E"/>
    <w:rsid w:val="00DD2839"/>
    <w:rsid w:val="00DE335C"/>
    <w:rsid w:val="00DE3FA6"/>
    <w:rsid w:val="00DF72C6"/>
    <w:rsid w:val="00E054C6"/>
    <w:rsid w:val="00E07A37"/>
    <w:rsid w:val="00E205B7"/>
    <w:rsid w:val="00E25720"/>
    <w:rsid w:val="00E35538"/>
    <w:rsid w:val="00E40283"/>
    <w:rsid w:val="00E445F5"/>
    <w:rsid w:val="00E63FF9"/>
    <w:rsid w:val="00E64680"/>
    <w:rsid w:val="00E6777A"/>
    <w:rsid w:val="00E7212E"/>
    <w:rsid w:val="00E72BDF"/>
    <w:rsid w:val="00E76533"/>
    <w:rsid w:val="00E94566"/>
    <w:rsid w:val="00E94F35"/>
    <w:rsid w:val="00EA1A96"/>
    <w:rsid w:val="00EA5D8C"/>
    <w:rsid w:val="00EB2A2E"/>
    <w:rsid w:val="00ED2465"/>
    <w:rsid w:val="00F216A7"/>
    <w:rsid w:val="00F36864"/>
    <w:rsid w:val="00F37E30"/>
    <w:rsid w:val="00F4189C"/>
    <w:rsid w:val="00F67D4B"/>
    <w:rsid w:val="00F739AF"/>
    <w:rsid w:val="00F76E7A"/>
    <w:rsid w:val="00FA3E54"/>
    <w:rsid w:val="00FB3D2D"/>
    <w:rsid w:val="00FC487E"/>
    <w:rsid w:val="00FD3050"/>
    <w:rsid w:val="00FF55A6"/>
    <w:rsid w:val="00FF6A0F"/>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0" w:defQFormat="0" w:count="267">
    <w:lsdException w:name="Normal" w:semiHidden="0"/>
    <w:lsdException w:name="heading 1" w:semiHidden="0"/>
    <w:lsdException w:name="heading 2" w:semiHidden="0"/>
    <w:lsdException w:name="heading 3" w:semiHidden="0"/>
    <w:lsdException w:name="heading 4" w:semiHidden="0"/>
    <w:lsdException w:name="heading 5" w:semiHidden="0"/>
    <w:lsdException w:name="heading 6" w:semiHidden="0"/>
    <w:lsdException w:name="heading 7" w:semiHidden="0"/>
    <w:lsdException w:name="heading 8" w:semiHidden="0"/>
    <w:lsdException w:name="heading 9" w:semiHidden="0"/>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lsdException w:name="Emphasis" w:semiHidden="0"/>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No Spacing" w:semiHidden="0"/>
    <w:lsdException w:name="Light Shading" w:semiHidden="0"/>
    <w:lsdException w:name="Light List" w:semiHidden="0"/>
    <w:lsdException w:name="Light Grid" w:semiHidden="0"/>
    <w:lsdException w:name="Medium Shading 1" w:semiHidden="0"/>
    <w:lsdException w:name="Medium Shading 2" w:semiHidden="0"/>
    <w:lsdException w:name="Medium List 1" w:semiHidden="0"/>
    <w:lsdException w:name="Medium List 2" w:semiHidden="0"/>
    <w:lsdException w:name="Medium Grid 1" w:semiHidden="0"/>
    <w:lsdException w:name="Medium Grid 2" w:semiHidden="0"/>
    <w:lsdException w:name="Medium Grid 3" w:semiHidden="0"/>
    <w:lsdException w:name="Dark List" w:semiHidden="0"/>
    <w:lsdException w:name="Colorful Shading" w:semiHidden="0"/>
    <w:lsdException w:name="Colorful List" w:semiHidden="0"/>
    <w:lsdException w:name="Colorful Grid" w:semiHidden="0"/>
    <w:lsdException w:name="Light Shading Accent 1" w:semiHidden="0"/>
    <w:lsdException w:name="Light List Accent 1" w:semiHidden="0"/>
    <w:lsdException w:name="Light Grid Accent 1" w:semiHidden="0"/>
    <w:lsdException w:name="Medium Shading 1 Accent 1" w:semiHidden="0"/>
    <w:lsdException w:name="Medium Shading 2 Accent 1" w:semiHidden="0"/>
    <w:lsdException w:name="Medium List 1 Accent 1" w:semiHidden="0"/>
    <w:lsdException w:name="List Paragraph" w:semiHidden="0" w:uiPriority="34" w:qFormat="1"/>
    <w:lsdException w:name="Quote" w:semiHidden="0"/>
    <w:lsdException w:name="Intense Quote" w:semiHidden="0"/>
    <w:lsdException w:name="Medium List 2 Accent 1" w:semiHidden="0"/>
    <w:lsdException w:name="Medium Grid 1 Accent 1" w:semiHidden="0"/>
    <w:lsdException w:name="Medium Grid 2 Accent 1" w:semiHidden="0"/>
    <w:lsdException w:name="Medium Grid 3 Accent 1" w:semiHidden="0"/>
    <w:lsdException w:name="Dark List Accent 1" w:semiHidden="0"/>
    <w:lsdException w:name="Colorful Shading Accent 1" w:semiHidden="0"/>
    <w:lsdException w:name="Colorful List Accent 1" w:semiHidden="0"/>
    <w:lsdException w:name="Colorful Grid Accent 1" w:semiHidden="0"/>
    <w:lsdException w:name="Light Shading Accent 2" w:semiHidden="0"/>
    <w:lsdException w:name="Light List Accent 2" w:semiHidden="0"/>
    <w:lsdException w:name="Light Grid Accent 2" w:semiHidden="0"/>
    <w:lsdException w:name="Medium Shading 1 Accent 2" w:semiHidden="0"/>
    <w:lsdException w:name="Medium Shading 2 Accent 2" w:semiHidden="0"/>
    <w:lsdException w:name="Medium List 1 Accent 2" w:semiHidden="0"/>
    <w:lsdException w:name="Medium List 2 Accent 2" w:semiHidden="0"/>
    <w:lsdException w:name="Medium Grid 1 Accent 2" w:semiHidden="0"/>
    <w:lsdException w:name="Medium Grid 2 Accent 2" w:semiHidden="0"/>
    <w:lsdException w:name="Medium Grid 3 Accent 2" w:semiHidden="0"/>
    <w:lsdException w:name="Dark List Accent 2" w:semiHidden="0"/>
    <w:lsdException w:name="Colorful Shading Accent 2" w:semiHidden="0"/>
    <w:lsdException w:name="Colorful List Accent 2" w:semiHidden="0"/>
    <w:lsdException w:name="Colorful Grid Accent 2" w:semiHidden="0"/>
    <w:lsdException w:name="Light Shading Accent 3" w:semiHidden="0"/>
    <w:lsdException w:name="Light List Accent 3" w:semiHidden="0"/>
    <w:lsdException w:name="Light Grid Accent 3" w:semiHidden="0"/>
    <w:lsdException w:name="Medium Shading 1 Accent 3" w:semiHidden="0"/>
    <w:lsdException w:name="Medium Shading 2 Accent 3" w:semiHidden="0"/>
    <w:lsdException w:name="Medium List 1 Accent 3" w:semiHidden="0"/>
    <w:lsdException w:name="Medium List 2 Accent 3" w:semiHidden="0"/>
    <w:lsdException w:name="Medium Grid 1 Accent 3" w:semiHidden="0"/>
    <w:lsdException w:name="Medium Grid 2 Accent 3" w:semiHidden="0"/>
    <w:lsdException w:name="Medium Grid 3 Accent 3" w:semiHidden="0"/>
    <w:lsdException w:name="Dark List Accent 3" w:semiHidden="0"/>
    <w:lsdException w:name="Colorful Shading Accent 3" w:semiHidden="0"/>
    <w:lsdException w:name="Colorful List Accent 3" w:semiHidden="0"/>
    <w:lsdException w:name="Colorful Grid Accent 3" w:semiHidden="0"/>
    <w:lsdException w:name="Light Shading Accent 4" w:semiHidden="0"/>
    <w:lsdException w:name="Light List Accent 4" w:semiHidden="0"/>
    <w:lsdException w:name="Light Grid Accent 4" w:semiHidden="0"/>
    <w:lsdException w:name="Medium Shading 1 Accent 4" w:semiHidden="0"/>
    <w:lsdException w:name="Medium Shading 2 Accent 4" w:semiHidden="0"/>
    <w:lsdException w:name="Medium List 1 Accent 4" w:semiHidden="0"/>
    <w:lsdException w:name="Medium List 2 Accent 4" w:semiHidden="0"/>
    <w:lsdException w:name="Medium Grid 1 Accent 4" w:semiHidden="0"/>
    <w:lsdException w:name="Medium Grid 2 Accent 4" w:semiHidden="0"/>
    <w:lsdException w:name="Medium Grid 3 Accent 4" w:semiHidden="0"/>
    <w:lsdException w:name="Dark List Accent 4" w:semiHidden="0"/>
    <w:lsdException w:name="Colorful Shading Accent 4" w:semiHidden="0"/>
    <w:lsdException w:name="Colorful List Accent 4" w:semiHidden="0"/>
    <w:lsdException w:name="Colorful Grid Accent 4" w:semiHidden="0"/>
    <w:lsdException w:name="Light Shading Accent 5" w:semiHidden="0"/>
    <w:lsdException w:name="Light List Accent 5" w:semiHidden="0"/>
    <w:lsdException w:name="Light Grid Accent 5" w:semiHidden="0"/>
    <w:lsdException w:name="Medium Shading 1 Accent 5" w:semiHidden="0"/>
    <w:lsdException w:name="Medium Shading 2 Accent 5" w:semiHidden="0"/>
    <w:lsdException w:name="Medium List 1 Accent 5" w:semiHidden="0"/>
    <w:lsdException w:name="Medium List 2 Accent 5" w:semiHidden="0"/>
    <w:lsdException w:name="Medium Grid 1 Accent 5" w:semiHidden="0"/>
    <w:lsdException w:name="Medium Grid 2 Accent 5" w:semiHidden="0"/>
    <w:lsdException w:name="Medium Grid 3 Accent 5" w:semiHidden="0"/>
    <w:lsdException w:name="Dark List Accent 5" w:semiHidden="0"/>
    <w:lsdException w:name="Colorful Shading Accent 5" w:semiHidden="0"/>
    <w:lsdException w:name="Colorful List Accent 5" w:semiHidden="0"/>
    <w:lsdException w:name="Colorful Grid Accent 5" w:semiHidden="0"/>
    <w:lsdException w:name="Light Shading Accent 6" w:semiHidden="0"/>
    <w:lsdException w:name="Light List Accent 6" w:semiHidden="0"/>
    <w:lsdException w:name="Light Grid Accent 6" w:semiHidden="0"/>
    <w:lsdException w:name="Medium Shading 1 Accent 6" w:semiHidden="0"/>
    <w:lsdException w:name="Medium Shading 2 Accent 6" w:semiHidden="0"/>
    <w:lsdException w:name="Medium List 1 Accent 6" w:semiHidden="0"/>
    <w:lsdException w:name="Medium List 2 Accent 6" w:semiHidden="0"/>
    <w:lsdException w:name="Medium Grid 1 Accent 6" w:semiHidden="0"/>
    <w:lsdException w:name="Medium Grid 2 Accent 6" w:semiHidden="0"/>
    <w:lsdException w:name="Medium Grid 3 Accent 6" w:semiHidden="0"/>
    <w:lsdException w:name="Dark List Accent 6" w:semiHidden="0"/>
    <w:lsdException w:name="Colorful Shading Accent 6" w:semiHidden="0"/>
    <w:lsdException w:name="Colorful List Accent 6" w:semiHidden="0"/>
    <w:lsdException w:name="Colorful Grid Accent 6" w:semiHidden="0"/>
    <w:lsdException w:name="Subtle Emphasis" w:semiHidden="0"/>
    <w:lsdException w:name="Intense Emphasis" w:semiHidden="0"/>
    <w:lsdException w:name="Subtle Reference" w:semiHidden="0"/>
    <w:lsdException w:name="Intense Reference" w:semiHidden="0"/>
    <w:lsdException w:name="Book Title" w:semiHidden="0"/>
    <w:lsdException w:name="Bibliography" w:unhideWhenUsed="1"/>
    <w:lsdException w:name="TOC Heading" w:unhideWhenUsed="1"/>
  </w:latentStyles>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53569180">
      <w:bodyDiv w:val="1"/>
      <w:marLeft w:val="0"/>
      <w:marRight w:val="0"/>
      <w:marTop w:val="0"/>
      <w:marBottom w:val="0"/>
      <w:divBdr>
        <w:top w:val="none" w:sz="0" w:space="0" w:color="auto"/>
        <w:left w:val="none" w:sz="0" w:space="0" w:color="auto"/>
        <w:bottom w:val="none" w:sz="0" w:space="0" w:color="auto"/>
        <w:right w:val="none" w:sz="0" w:space="0" w:color="auto"/>
      </w:divBdr>
    </w:div>
    <w:div w:id="1692998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mailto:mnicholson@usaid.gov" TargetMode="External"/><Relationship Id="rId13" Type="http://schemas.openxmlformats.org/officeDocument/2006/relationships/hyperlink" Target="mailto:Dave.Kritzberg@gmail.com" TargetMode="External"/><Relationship Id="rId18" Type="http://schemas.openxmlformats.org/officeDocument/2006/relationships/hyperlink" Target="http://www.clubworldrankings.com/" TargetMode="External"/><Relationship Id="rId26" Type="http://schemas.openxmlformats.org/officeDocument/2006/relationships/hyperlink" Target="http://www.fifa.com" TargetMode="External"/><Relationship Id="rId39" Type="http://schemas.openxmlformats.org/officeDocument/2006/relationships/hyperlink" Target="http://data.worldbank.org/data-catalog/world-development-indicators" TargetMode="External"/><Relationship Id="rId3" Type="http://schemas.openxmlformats.org/officeDocument/2006/relationships/hyperlink" Target="mailto:sahakyan@wisc.edu" TargetMode="External"/><Relationship Id="rId21" Type="http://schemas.openxmlformats.org/officeDocument/2006/relationships/hyperlink" Target="http://www.clubworldrankings.com/" TargetMode="External"/><Relationship Id="rId34" Type="http://schemas.openxmlformats.org/officeDocument/2006/relationships/hyperlink" Target="http://data.worldbank.org/data-catalog/world-development-indicators" TargetMode="External"/><Relationship Id="rId42" Type="http://schemas.openxmlformats.org/officeDocument/2006/relationships/hyperlink" Target="http://data.worldbank.org/data-catalog/world-development-indicators" TargetMode="External"/><Relationship Id="rId47" Type="http://schemas.openxmlformats.org/officeDocument/2006/relationships/hyperlink" Target="http://data.worldbank.org/data-catalog/world-development-indicators" TargetMode="External"/><Relationship Id="rId7" Type="http://schemas.openxmlformats.org/officeDocument/2006/relationships/hyperlink" Target="mailto:mnicholson@usaid.gov" TargetMode="External"/><Relationship Id="rId12" Type="http://schemas.openxmlformats.org/officeDocument/2006/relationships/hyperlink" Target="mailto:Dave.Kritzberg@gmail.com" TargetMode="External"/><Relationship Id="rId17" Type="http://schemas.openxmlformats.org/officeDocument/2006/relationships/hyperlink" Target="http://www.clubworldrankings.com/" TargetMode="External"/><Relationship Id="rId25" Type="http://schemas.openxmlformats.org/officeDocument/2006/relationships/hyperlink" Target="http://www.fifa.com" TargetMode="External"/><Relationship Id="rId33" Type="http://schemas.openxmlformats.org/officeDocument/2006/relationships/hyperlink" Target="http://www.clubworldrankings.com" TargetMode="External"/><Relationship Id="rId38" Type="http://schemas.openxmlformats.org/officeDocument/2006/relationships/hyperlink" Target="http://data.worldbank.org/data-catalog/world-development-indicators" TargetMode="External"/><Relationship Id="rId46" Type="http://schemas.openxmlformats.org/officeDocument/2006/relationships/hyperlink" Target="http://data.worldbank.org/data-catalog/world-development-indicators" TargetMode="External"/><Relationship Id="rId2" Type="http://schemas.openxmlformats.org/officeDocument/2006/relationships/hyperlink" Target="mailto:sahakyan@wisc.edu" TargetMode="External"/><Relationship Id="rId16" Type="http://schemas.openxmlformats.org/officeDocument/2006/relationships/hyperlink" Target="http://www.clubworldrankings.com/" TargetMode="External"/><Relationship Id="rId20" Type="http://schemas.openxmlformats.org/officeDocument/2006/relationships/hyperlink" Target="http://www.clubworldrankings.com/" TargetMode="External"/><Relationship Id="rId29" Type="http://schemas.openxmlformats.org/officeDocument/2006/relationships/hyperlink" Target="http://www.clubworldrankings.com" TargetMode="External"/><Relationship Id="rId41" Type="http://schemas.openxmlformats.org/officeDocument/2006/relationships/hyperlink" Target="http://data.worldbank.org/data-catalog/world-development-indicators" TargetMode="External"/><Relationship Id="rId1" Type="http://schemas.openxmlformats.org/officeDocument/2006/relationships/hyperlink" Target="mailto:sahakyan@wisc.edu" TargetMode="External"/><Relationship Id="rId6" Type="http://schemas.openxmlformats.org/officeDocument/2006/relationships/hyperlink" Target="mailto:mnicholson@usaid.gov" TargetMode="External"/><Relationship Id="rId11" Type="http://schemas.openxmlformats.org/officeDocument/2006/relationships/hyperlink" Target="mailto:kritzberg" TargetMode="External"/><Relationship Id="rId24" Type="http://schemas.openxmlformats.org/officeDocument/2006/relationships/hyperlink" Target="http://www.fifa.com" TargetMode="External"/><Relationship Id="rId32" Type="http://schemas.openxmlformats.org/officeDocument/2006/relationships/hyperlink" Target="http://www.clubworldrankings.com" TargetMode="External"/><Relationship Id="rId37" Type="http://schemas.openxmlformats.org/officeDocument/2006/relationships/hyperlink" Target="http://data.worldbank.org/data-catalog/world-development-indicators" TargetMode="External"/><Relationship Id="rId40" Type="http://schemas.openxmlformats.org/officeDocument/2006/relationships/hyperlink" Target="http://data.worldbank.org/data-catalog/world-development-indicators" TargetMode="External"/><Relationship Id="rId45" Type="http://schemas.openxmlformats.org/officeDocument/2006/relationships/hyperlink" Target="http://data.worldbank.org/data-catalog/world-development-indicators" TargetMode="External"/><Relationship Id="rId5" Type="http://schemas.openxmlformats.org/officeDocument/2006/relationships/hyperlink" Target="mailto:sahakyan@wisc.edu" TargetMode="External"/><Relationship Id="rId15" Type="http://schemas.openxmlformats.org/officeDocument/2006/relationships/hyperlink" Target="mailto:Dave.Kritzberg@gmail.com" TargetMode="External"/><Relationship Id="rId23" Type="http://schemas.openxmlformats.org/officeDocument/2006/relationships/hyperlink" Target="http://www.clubworldrankings.com/" TargetMode="External"/><Relationship Id="rId28" Type="http://schemas.openxmlformats.org/officeDocument/2006/relationships/hyperlink" Target="http://www.fifa.com" TargetMode="External"/><Relationship Id="rId36" Type="http://schemas.openxmlformats.org/officeDocument/2006/relationships/hyperlink" Target="http://data.worldbank.org/data-catalog/world-development-indicators" TargetMode="External"/><Relationship Id="rId10" Type="http://schemas.openxmlformats.org/officeDocument/2006/relationships/hyperlink" Target="mailto:Dave.Kritzberg@gmail.com" TargetMode="External"/><Relationship Id="rId19" Type="http://schemas.openxmlformats.org/officeDocument/2006/relationships/hyperlink" Target="http://www.clubworldrankings.com/" TargetMode="External"/><Relationship Id="rId31" Type="http://schemas.openxmlformats.org/officeDocument/2006/relationships/hyperlink" Target="http://www.clubworldrankings.com" TargetMode="External"/><Relationship Id="rId44" Type="http://schemas.openxmlformats.org/officeDocument/2006/relationships/hyperlink" Target="http://data.worldbank.org/data-catalog/world-development-indicators" TargetMode="External"/><Relationship Id="rId4" Type="http://schemas.openxmlformats.org/officeDocument/2006/relationships/hyperlink" Target="mailto:sahakyan@wisc.edu" TargetMode="External"/><Relationship Id="rId9" Type="http://schemas.openxmlformats.org/officeDocument/2006/relationships/hyperlink" Target="mailto:mnicholson@usaid.gov" TargetMode="External"/><Relationship Id="rId14" Type="http://schemas.openxmlformats.org/officeDocument/2006/relationships/hyperlink" Target="mailto:Dave.Kritzberg@gmail.com" TargetMode="External"/><Relationship Id="rId22" Type="http://schemas.openxmlformats.org/officeDocument/2006/relationships/hyperlink" Target="http://www.clubworldrankings.com/" TargetMode="External"/><Relationship Id="rId27" Type="http://schemas.openxmlformats.org/officeDocument/2006/relationships/hyperlink" Target="http://www.fifa.com" TargetMode="External"/><Relationship Id="rId30" Type="http://schemas.openxmlformats.org/officeDocument/2006/relationships/hyperlink" Target="http://www.clubworldrankings.com" TargetMode="External"/><Relationship Id="rId35" Type="http://schemas.openxmlformats.org/officeDocument/2006/relationships/hyperlink" Target="http://data.worldbank.org/data-catalog/world-development-indicators" TargetMode="External"/><Relationship Id="rId43" Type="http://schemas.openxmlformats.org/officeDocument/2006/relationships/hyperlink" Target="http://data.worldbank.org/data-catalog/world-development-indicators" TargetMode="External"/><Relationship Id="rId48" Type="http://schemas.openxmlformats.org/officeDocument/2006/relationships/hyperlink" Target="http://data.worldbank.org/data-catalog/world-development-indi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5C298-2003-4153-8295-233C63E52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18</Pages>
  <Words>7004</Words>
  <Characters>39924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Sutter Health</Company>
  <LinksUpToDate>false</LinksUpToDate>
  <CharactersWithSpaces>46835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David Kritzberg</cp:lastModifiedBy>
  <cp:revision>3</cp:revision>
  <cp:lastPrinted>2014-08-20T19:26:00Z</cp:lastPrinted>
  <dcterms:created xsi:type="dcterms:W3CDTF">2014-08-20T19:26:00Z</dcterms:created>
  <dcterms:modified xsi:type="dcterms:W3CDTF">2014-08-20T22:04:00Z</dcterms:modified>
</cp:coreProperties>
</file>